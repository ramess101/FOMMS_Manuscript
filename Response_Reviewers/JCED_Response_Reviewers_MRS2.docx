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153E81" w14:textId="0B3440DD" w:rsidR="003E4EE2" w:rsidRDefault="003E4EE2" w:rsidP="003E4EE2">
      <w:pPr>
        <w:pStyle w:val="Header"/>
        <w:jc w:val="center"/>
        <w:rPr>
          <w:sz w:val="32"/>
        </w:rPr>
      </w:pPr>
      <w:r w:rsidRPr="006C409F">
        <w:rPr>
          <w:sz w:val="32"/>
        </w:rPr>
        <w:t>Responses to</w:t>
      </w:r>
      <w:r>
        <w:rPr>
          <w:sz w:val="32"/>
        </w:rPr>
        <w:t xml:space="preserve"> Reviewer</w:t>
      </w:r>
      <w:r w:rsidRPr="006C409F">
        <w:rPr>
          <w:sz w:val="32"/>
        </w:rPr>
        <w:t xml:space="preserve"> Comments </w:t>
      </w:r>
      <w:r>
        <w:rPr>
          <w:sz w:val="32"/>
        </w:rPr>
        <w:t>for</w:t>
      </w:r>
      <w:r w:rsidRPr="006C409F">
        <w:rPr>
          <w:sz w:val="32"/>
        </w:rPr>
        <w:t xml:space="preserve"> Manuscript</w:t>
      </w:r>
      <w:r>
        <w:rPr>
          <w:sz w:val="32"/>
        </w:rPr>
        <w:t xml:space="preserve"> ID: </w:t>
      </w:r>
      <w:r w:rsidR="00012B76" w:rsidRPr="00012B76">
        <w:rPr>
          <w:sz w:val="32"/>
        </w:rPr>
        <w:t> je-2018-012328</w:t>
      </w:r>
    </w:p>
    <w:p w14:paraId="1E0BBF7F" w14:textId="44DD3ACF" w:rsidR="003E4EE2" w:rsidRPr="008F57E5" w:rsidRDefault="003E4EE2" w:rsidP="003E4EE2">
      <w:pPr>
        <w:pStyle w:val="Header"/>
        <w:jc w:val="center"/>
        <w:rPr>
          <w:rFonts w:ascii="Arial" w:hAnsi="Arial" w:cs="Arial"/>
          <w:b/>
          <w:color w:val="222222"/>
          <w:sz w:val="24"/>
          <w:szCs w:val="19"/>
          <w:shd w:val="clear" w:color="auto" w:fill="FFFFFF"/>
        </w:rPr>
      </w:pPr>
      <w:r w:rsidRPr="006C409F">
        <w:rPr>
          <w:rStyle w:val="apple-converted-space"/>
          <w:rFonts w:ascii="Arial" w:hAnsi="Arial" w:cs="Arial"/>
          <w:b/>
          <w:color w:val="222222"/>
          <w:sz w:val="24"/>
          <w:szCs w:val="19"/>
          <w:shd w:val="clear" w:color="auto" w:fill="FFFFFF"/>
        </w:rPr>
        <w:t> </w:t>
      </w:r>
      <w:r w:rsidR="00012B76" w:rsidRPr="00012B76">
        <w:rPr>
          <w:rFonts w:ascii="Arial" w:eastAsiaTheme="minorEastAsia" w:hAnsi="Arial" w:cs="Arial"/>
          <w:b/>
          <w:color w:val="222222"/>
          <w:sz w:val="32"/>
          <w:szCs w:val="19"/>
          <w:shd w:val="clear" w:color="auto" w:fill="FFFFFF"/>
        </w:rPr>
        <w:t>Histogram-free reweighting with grand canonical Monte Carlo: Post-simulation optimization of non-bonded potentials for phase equilibria</w:t>
      </w:r>
    </w:p>
    <w:p w14:paraId="43BE1C71" w14:textId="77777777" w:rsidR="003E4EE2" w:rsidRDefault="003E4EE2" w:rsidP="003E4EE2">
      <w:pPr>
        <w:pStyle w:val="Header"/>
        <w:jc w:val="center"/>
        <w:rPr>
          <w:rFonts w:ascii="Arial" w:hAnsi="Arial" w:cs="Arial"/>
          <w:color w:val="222222"/>
          <w:sz w:val="24"/>
          <w:szCs w:val="19"/>
          <w:shd w:val="clear" w:color="auto" w:fill="FFFFFF"/>
        </w:rPr>
      </w:pPr>
      <w:r>
        <w:rPr>
          <w:rFonts w:ascii="Arial" w:hAnsi="Arial" w:cs="Arial"/>
          <w:color w:val="222222"/>
          <w:sz w:val="24"/>
          <w:szCs w:val="19"/>
          <w:shd w:val="clear" w:color="auto" w:fill="FFFFFF"/>
        </w:rPr>
        <w:t>by</w:t>
      </w:r>
    </w:p>
    <w:p w14:paraId="6B7628F6" w14:textId="77777777" w:rsidR="00012B76" w:rsidRDefault="003E4EE2" w:rsidP="003E4EE2">
      <w:pPr>
        <w:pStyle w:val="Header"/>
        <w:jc w:val="center"/>
        <w:rPr>
          <w:rFonts w:ascii="Arial" w:hAnsi="Arial" w:cs="Arial"/>
          <w:color w:val="222222"/>
          <w:sz w:val="24"/>
          <w:szCs w:val="19"/>
          <w:shd w:val="clear" w:color="auto" w:fill="FFFFFF"/>
        </w:rPr>
      </w:pPr>
      <w:r>
        <w:rPr>
          <w:rFonts w:ascii="Arial" w:hAnsi="Arial" w:cs="Arial"/>
          <w:color w:val="222222"/>
          <w:sz w:val="24"/>
          <w:szCs w:val="19"/>
          <w:shd w:val="clear" w:color="auto" w:fill="FFFFFF"/>
        </w:rPr>
        <w:t>Richard A. Messerly,</w:t>
      </w:r>
      <w:r w:rsidR="00012B76">
        <w:rPr>
          <w:rFonts w:ascii="Arial" w:hAnsi="Arial" w:cs="Arial"/>
          <w:color w:val="222222"/>
          <w:sz w:val="24"/>
          <w:szCs w:val="19"/>
          <w:shd w:val="clear" w:color="auto" w:fill="FFFFFF"/>
        </w:rPr>
        <w:t xml:space="preserve"> Mohammad Soroush </w:t>
      </w:r>
      <w:proofErr w:type="spellStart"/>
      <w:r w:rsidR="00012B76">
        <w:rPr>
          <w:rFonts w:ascii="Arial" w:hAnsi="Arial" w:cs="Arial"/>
          <w:color w:val="222222"/>
          <w:sz w:val="24"/>
          <w:szCs w:val="19"/>
          <w:shd w:val="clear" w:color="auto" w:fill="FFFFFF"/>
        </w:rPr>
        <w:t>Barhaghi</w:t>
      </w:r>
      <w:proofErr w:type="spellEnd"/>
      <w:r w:rsidR="00012B76">
        <w:rPr>
          <w:rFonts w:ascii="Arial" w:hAnsi="Arial" w:cs="Arial"/>
          <w:color w:val="222222"/>
          <w:sz w:val="24"/>
          <w:szCs w:val="19"/>
          <w:shd w:val="clear" w:color="auto" w:fill="FFFFFF"/>
        </w:rPr>
        <w:t xml:space="preserve">, </w:t>
      </w:r>
    </w:p>
    <w:p w14:paraId="6F55E274" w14:textId="5C93A8F7" w:rsidR="003E4EE2" w:rsidRPr="006C409F" w:rsidRDefault="00012B76" w:rsidP="003E4EE2">
      <w:pPr>
        <w:pStyle w:val="Header"/>
        <w:jc w:val="center"/>
        <w:rPr>
          <w:b/>
          <w:sz w:val="44"/>
        </w:rPr>
      </w:pPr>
      <w:r>
        <w:rPr>
          <w:rFonts w:ascii="Arial" w:hAnsi="Arial" w:cs="Arial"/>
          <w:color w:val="222222"/>
          <w:sz w:val="24"/>
          <w:szCs w:val="19"/>
          <w:shd w:val="clear" w:color="auto" w:fill="FFFFFF"/>
        </w:rPr>
        <w:t xml:space="preserve">Jeffrey J. </w:t>
      </w:r>
      <w:proofErr w:type="spellStart"/>
      <w:r>
        <w:rPr>
          <w:rFonts w:ascii="Arial" w:hAnsi="Arial" w:cs="Arial"/>
          <w:color w:val="222222"/>
          <w:sz w:val="24"/>
          <w:szCs w:val="19"/>
          <w:shd w:val="clear" w:color="auto" w:fill="FFFFFF"/>
        </w:rPr>
        <w:t>Potoff</w:t>
      </w:r>
      <w:proofErr w:type="spellEnd"/>
      <w:r>
        <w:rPr>
          <w:rFonts w:ascii="Arial" w:hAnsi="Arial" w:cs="Arial"/>
          <w:color w:val="222222"/>
          <w:sz w:val="24"/>
          <w:szCs w:val="19"/>
          <w:shd w:val="clear" w:color="auto" w:fill="FFFFFF"/>
        </w:rPr>
        <w:t>, and</w:t>
      </w:r>
      <w:r w:rsidR="003E4EE2">
        <w:rPr>
          <w:rFonts w:ascii="Arial" w:hAnsi="Arial" w:cs="Arial"/>
          <w:color w:val="222222"/>
          <w:sz w:val="24"/>
          <w:szCs w:val="19"/>
          <w:shd w:val="clear" w:color="auto" w:fill="FFFFFF"/>
        </w:rPr>
        <w:t xml:space="preserve"> Michael R. Shirts</w:t>
      </w:r>
    </w:p>
    <w:p w14:paraId="4CDD8050" w14:textId="77777777" w:rsidR="003E4EE2" w:rsidRDefault="003E4EE2" w:rsidP="003E4EE2">
      <w:pPr>
        <w:pStyle w:val="Header"/>
      </w:pPr>
    </w:p>
    <w:p w14:paraId="0857FF5A" w14:textId="77777777" w:rsidR="00012B76" w:rsidRPr="00FB102D" w:rsidRDefault="00012B76" w:rsidP="00012B76">
      <w:pPr>
        <w:pStyle w:val="Heading1"/>
        <w:rPr>
          <w:b/>
          <w:color w:val="00B0F0"/>
        </w:rPr>
      </w:pPr>
      <w:r w:rsidRPr="00FB102D">
        <w:rPr>
          <w:b/>
          <w:color w:val="00B0F0"/>
        </w:rPr>
        <w:t>Overview</w:t>
      </w:r>
    </w:p>
    <w:p w14:paraId="32EBDC77" w14:textId="77550FC4" w:rsidR="00012B76" w:rsidRPr="006B06FC" w:rsidRDefault="00012B76" w:rsidP="00012B76">
      <w:pPr>
        <w:pStyle w:val="BodyText"/>
        <w:spacing w:before="2"/>
        <w:ind w:left="0" w:right="222"/>
        <w:rPr>
          <w:color w:val="00B0F0"/>
        </w:rPr>
      </w:pPr>
      <w:r>
        <w:t xml:space="preserve">We are grateful for the feedback we received from each reviewer. We are also encouraged that each reviewer feels the manuscript is ready for publication with only minor revisions. We have included a response for each comment. We believe that the review process has strengthened this manuscript and that it is ready to be published. We appreciate your consideration of the revised manuscript for publication in the </w:t>
      </w:r>
      <w:r>
        <w:rPr>
          <w:i/>
        </w:rPr>
        <w:t>Journal of Chemical &amp; Engineering Data.</w:t>
      </w:r>
    </w:p>
    <w:p w14:paraId="1D75809F" w14:textId="77777777" w:rsidR="00012B76" w:rsidRDefault="00012B76" w:rsidP="00012B76"/>
    <w:p w14:paraId="3FD420DD" w14:textId="77777777" w:rsidR="00012B76" w:rsidRPr="00086E48" w:rsidRDefault="00012B76" w:rsidP="00012B76">
      <w:pPr>
        <w:rPr>
          <w:b/>
          <w:sz w:val="23"/>
          <w:szCs w:val="23"/>
          <w:u w:val="single"/>
        </w:rPr>
      </w:pPr>
      <w:r w:rsidRPr="00086E48">
        <w:rPr>
          <w:b/>
          <w:sz w:val="23"/>
          <w:szCs w:val="23"/>
          <w:u w:val="single"/>
        </w:rPr>
        <w:t>Itemized List of Changes to Manu</w:t>
      </w:r>
      <w:r>
        <w:rPr>
          <w:b/>
          <w:sz w:val="23"/>
          <w:szCs w:val="23"/>
          <w:u w:val="single"/>
        </w:rPr>
        <w:t xml:space="preserve">script (Page numbers </w:t>
      </w:r>
      <w:r w:rsidRPr="00086E48">
        <w:rPr>
          <w:b/>
          <w:sz w:val="23"/>
          <w:szCs w:val="23"/>
          <w:u w:val="single"/>
        </w:rPr>
        <w:t>refer to revised manuscript.)</w:t>
      </w:r>
    </w:p>
    <w:p w14:paraId="47FD949A" w14:textId="529811CE" w:rsidR="00012B76" w:rsidRDefault="00012B76" w:rsidP="00012B76">
      <w:pPr>
        <w:spacing w:after="0"/>
        <w:rPr>
          <w:sz w:val="24"/>
          <w:szCs w:val="24"/>
        </w:rPr>
      </w:pPr>
      <w:r w:rsidRPr="00E83712">
        <w:rPr>
          <w:sz w:val="24"/>
          <w:szCs w:val="24"/>
        </w:rPr>
        <w:t>Respo</w:t>
      </w:r>
      <w:r>
        <w:rPr>
          <w:sz w:val="24"/>
          <w:szCs w:val="24"/>
        </w:rPr>
        <w:t xml:space="preserve">nse to Reviewer 1, Comment 1: </w:t>
      </w:r>
      <w:r w:rsidR="00225E0F">
        <w:rPr>
          <w:sz w:val="24"/>
          <w:szCs w:val="24"/>
        </w:rPr>
        <w:t>pg. 2 (Abstract)</w:t>
      </w:r>
    </w:p>
    <w:p w14:paraId="663ABB60" w14:textId="01354F28" w:rsidR="00012B76" w:rsidRDefault="00012B76" w:rsidP="00012B76">
      <w:pPr>
        <w:spacing w:after="0"/>
        <w:rPr>
          <w:sz w:val="24"/>
          <w:szCs w:val="24"/>
        </w:rPr>
      </w:pPr>
      <w:r w:rsidRPr="00E83712">
        <w:rPr>
          <w:sz w:val="24"/>
          <w:szCs w:val="24"/>
        </w:rPr>
        <w:t>Respo</w:t>
      </w:r>
      <w:r>
        <w:rPr>
          <w:sz w:val="24"/>
          <w:szCs w:val="24"/>
        </w:rPr>
        <w:t xml:space="preserve">nse to Reviewer 1, Comment 2: </w:t>
      </w:r>
      <w:r w:rsidR="00225E0F">
        <w:rPr>
          <w:sz w:val="24"/>
          <w:szCs w:val="24"/>
        </w:rPr>
        <w:t>pp. 3-4</w:t>
      </w:r>
    </w:p>
    <w:p w14:paraId="1F5B8D9C" w14:textId="269D7244" w:rsidR="00713F96" w:rsidRDefault="00713F96" w:rsidP="00713F96">
      <w:pPr>
        <w:spacing w:after="0"/>
        <w:rPr>
          <w:sz w:val="24"/>
          <w:szCs w:val="24"/>
        </w:rPr>
      </w:pPr>
      <w:r w:rsidRPr="00E83712">
        <w:rPr>
          <w:sz w:val="24"/>
          <w:szCs w:val="24"/>
        </w:rPr>
        <w:t>Respo</w:t>
      </w:r>
      <w:r>
        <w:rPr>
          <w:sz w:val="24"/>
          <w:szCs w:val="24"/>
        </w:rPr>
        <w:t xml:space="preserve">nse to Reviewer 1, Comment 3: </w:t>
      </w:r>
      <w:r w:rsidR="00225E0F">
        <w:rPr>
          <w:sz w:val="24"/>
          <w:szCs w:val="24"/>
        </w:rPr>
        <w:t>pg. 4</w:t>
      </w:r>
    </w:p>
    <w:p w14:paraId="16546AE6" w14:textId="043FA319" w:rsidR="00713F96" w:rsidRDefault="00713F96" w:rsidP="00713F96">
      <w:pPr>
        <w:spacing w:after="0"/>
        <w:rPr>
          <w:sz w:val="24"/>
          <w:szCs w:val="24"/>
        </w:rPr>
      </w:pPr>
      <w:r w:rsidRPr="00E83712">
        <w:rPr>
          <w:sz w:val="24"/>
          <w:szCs w:val="24"/>
        </w:rPr>
        <w:t>Respo</w:t>
      </w:r>
      <w:r>
        <w:rPr>
          <w:sz w:val="24"/>
          <w:szCs w:val="24"/>
        </w:rPr>
        <w:t xml:space="preserve">nse to Reviewer 1, Comment 4: </w:t>
      </w:r>
      <w:r w:rsidR="00225E0F">
        <w:rPr>
          <w:sz w:val="24"/>
          <w:szCs w:val="24"/>
        </w:rPr>
        <w:t>pp. 5, 43-44</w:t>
      </w:r>
    </w:p>
    <w:p w14:paraId="1DC2CDD8" w14:textId="173ED038" w:rsidR="00713F96" w:rsidRDefault="00713F96" w:rsidP="00713F96">
      <w:pPr>
        <w:spacing w:after="0"/>
        <w:rPr>
          <w:sz w:val="24"/>
          <w:szCs w:val="24"/>
        </w:rPr>
      </w:pPr>
      <w:r w:rsidRPr="00E83712">
        <w:rPr>
          <w:sz w:val="24"/>
          <w:szCs w:val="24"/>
        </w:rPr>
        <w:t>Respo</w:t>
      </w:r>
      <w:r>
        <w:rPr>
          <w:sz w:val="24"/>
          <w:szCs w:val="24"/>
        </w:rPr>
        <w:t xml:space="preserve">nse to Reviewer 1, Comment 5: </w:t>
      </w:r>
      <w:r w:rsidR="00225E0F">
        <w:rPr>
          <w:sz w:val="24"/>
          <w:szCs w:val="24"/>
        </w:rPr>
        <w:t>pp. 6-8, S3 (Figure S1)</w:t>
      </w:r>
    </w:p>
    <w:p w14:paraId="555F9249" w14:textId="51D3FBAF" w:rsidR="00713F96" w:rsidRDefault="00713F96" w:rsidP="00713F96">
      <w:pPr>
        <w:spacing w:after="0"/>
        <w:rPr>
          <w:sz w:val="24"/>
          <w:szCs w:val="24"/>
        </w:rPr>
      </w:pPr>
      <w:r w:rsidRPr="00E83712">
        <w:rPr>
          <w:sz w:val="24"/>
          <w:szCs w:val="24"/>
        </w:rPr>
        <w:t>Respo</w:t>
      </w:r>
      <w:r>
        <w:rPr>
          <w:sz w:val="24"/>
          <w:szCs w:val="24"/>
        </w:rPr>
        <w:t xml:space="preserve">nse to Reviewer 1, Comment 6: </w:t>
      </w:r>
      <w:r w:rsidR="00225E0F">
        <w:rPr>
          <w:sz w:val="24"/>
          <w:szCs w:val="24"/>
        </w:rPr>
        <w:t>pp. 11, S4 (Table S4)</w:t>
      </w:r>
    </w:p>
    <w:p w14:paraId="4E7BEAE9" w14:textId="5D3E403B" w:rsidR="00713F96" w:rsidRDefault="00713F96" w:rsidP="00713F96">
      <w:pPr>
        <w:spacing w:after="0"/>
        <w:rPr>
          <w:sz w:val="24"/>
          <w:szCs w:val="24"/>
        </w:rPr>
      </w:pPr>
      <w:r w:rsidRPr="00E83712">
        <w:rPr>
          <w:sz w:val="24"/>
          <w:szCs w:val="24"/>
        </w:rPr>
        <w:t>Respo</w:t>
      </w:r>
      <w:r>
        <w:rPr>
          <w:sz w:val="24"/>
          <w:szCs w:val="24"/>
        </w:rPr>
        <w:t xml:space="preserve">nse to Reviewer 1, Comment 7: </w:t>
      </w:r>
      <w:r w:rsidR="00225E0F">
        <w:rPr>
          <w:sz w:val="24"/>
          <w:szCs w:val="24"/>
        </w:rPr>
        <w:t>pp. 31, 35</w:t>
      </w:r>
    </w:p>
    <w:p w14:paraId="55D60FA7" w14:textId="11704D0F" w:rsidR="00713F96" w:rsidRDefault="00713F96" w:rsidP="00713F96">
      <w:pPr>
        <w:spacing w:after="0"/>
        <w:rPr>
          <w:sz w:val="24"/>
          <w:szCs w:val="24"/>
        </w:rPr>
      </w:pPr>
      <w:r w:rsidRPr="00E83712">
        <w:rPr>
          <w:sz w:val="24"/>
          <w:szCs w:val="24"/>
        </w:rPr>
        <w:t>Respo</w:t>
      </w:r>
      <w:r>
        <w:rPr>
          <w:sz w:val="24"/>
          <w:szCs w:val="24"/>
        </w:rPr>
        <w:t xml:space="preserve">nse to Reviewer 2, Comment 1: </w:t>
      </w:r>
      <w:r w:rsidR="00225E0F">
        <w:rPr>
          <w:sz w:val="24"/>
          <w:szCs w:val="24"/>
        </w:rPr>
        <w:t>pp. 38, 40, 42, Figures 8-9 and Figure S2</w:t>
      </w:r>
    </w:p>
    <w:p w14:paraId="10234CEB" w14:textId="628F32E7" w:rsidR="00713F96" w:rsidRDefault="00713F96" w:rsidP="00713F96">
      <w:pPr>
        <w:spacing w:after="0"/>
        <w:rPr>
          <w:sz w:val="24"/>
          <w:szCs w:val="24"/>
        </w:rPr>
      </w:pPr>
      <w:r w:rsidRPr="00E83712">
        <w:rPr>
          <w:sz w:val="24"/>
          <w:szCs w:val="24"/>
        </w:rPr>
        <w:t>Respo</w:t>
      </w:r>
      <w:r>
        <w:rPr>
          <w:sz w:val="24"/>
          <w:szCs w:val="24"/>
        </w:rPr>
        <w:t xml:space="preserve">nse to Reviewer 2, Comment 2: </w:t>
      </w:r>
      <w:r w:rsidR="00225E0F">
        <w:rPr>
          <w:sz w:val="24"/>
          <w:szCs w:val="24"/>
        </w:rPr>
        <w:t>pg. 10</w:t>
      </w:r>
    </w:p>
    <w:p w14:paraId="354A7F48" w14:textId="1E8958F6" w:rsidR="00713F96" w:rsidRDefault="00713F96" w:rsidP="00713F96">
      <w:pPr>
        <w:spacing w:after="0"/>
        <w:rPr>
          <w:sz w:val="24"/>
          <w:szCs w:val="24"/>
        </w:rPr>
      </w:pPr>
      <w:r w:rsidRPr="00E83712">
        <w:rPr>
          <w:sz w:val="24"/>
          <w:szCs w:val="24"/>
        </w:rPr>
        <w:t>Respo</w:t>
      </w:r>
      <w:r>
        <w:rPr>
          <w:sz w:val="24"/>
          <w:szCs w:val="24"/>
        </w:rPr>
        <w:t xml:space="preserve">nse to Reviewer 2, Comment 3: </w:t>
      </w:r>
      <w:r w:rsidR="00225E0F">
        <w:rPr>
          <w:sz w:val="24"/>
          <w:szCs w:val="24"/>
        </w:rPr>
        <w:t>No changes</w:t>
      </w:r>
    </w:p>
    <w:p w14:paraId="0601B192" w14:textId="2E46374F" w:rsidR="00713F96" w:rsidRDefault="00713F96" w:rsidP="00713F96">
      <w:pPr>
        <w:spacing w:after="0"/>
        <w:rPr>
          <w:sz w:val="24"/>
          <w:szCs w:val="24"/>
        </w:rPr>
      </w:pPr>
      <w:r w:rsidRPr="00E83712">
        <w:rPr>
          <w:sz w:val="24"/>
          <w:szCs w:val="24"/>
        </w:rPr>
        <w:t>Respo</w:t>
      </w:r>
      <w:r>
        <w:rPr>
          <w:sz w:val="24"/>
          <w:szCs w:val="24"/>
        </w:rPr>
        <w:t xml:space="preserve">nse to Reviewer 2, Comment 4: </w:t>
      </w:r>
      <w:r w:rsidR="00225E0F">
        <w:rPr>
          <w:sz w:val="24"/>
          <w:szCs w:val="24"/>
        </w:rPr>
        <w:t>pp. 40, S23-S24, S26-S27</w:t>
      </w:r>
      <w:r w:rsidR="000B564F">
        <w:rPr>
          <w:sz w:val="24"/>
          <w:szCs w:val="24"/>
        </w:rPr>
        <w:t xml:space="preserve"> (Figures S4-S5 and S7-S8)</w:t>
      </w:r>
    </w:p>
    <w:p w14:paraId="0A05DB4D" w14:textId="694E5629" w:rsidR="00713F96" w:rsidRDefault="00713F96" w:rsidP="00713F96">
      <w:pPr>
        <w:spacing w:after="0"/>
        <w:rPr>
          <w:sz w:val="24"/>
          <w:szCs w:val="24"/>
        </w:rPr>
      </w:pPr>
      <w:r w:rsidRPr="00E83712">
        <w:rPr>
          <w:sz w:val="24"/>
          <w:szCs w:val="24"/>
        </w:rPr>
        <w:t>Respo</w:t>
      </w:r>
      <w:r>
        <w:rPr>
          <w:sz w:val="24"/>
          <w:szCs w:val="24"/>
        </w:rPr>
        <w:t xml:space="preserve">nse to Reviewer 2, Comment 5: </w:t>
      </w:r>
      <w:r w:rsidR="000B564F">
        <w:rPr>
          <w:sz w:val="24"/>
          <w:szCs w:val="24"/>
        </w:rPr>
        <w:t>pg. 11</w:t>
      </w:r>
    </w:p>
    <w:p w14:paraId="1DBAC15D" w14:textId="63169112" w:rsidR="00713F96" w:rsidRDefault="00713F96" w:rsidP="00713F96">
      <w:pPr>
        <w:spacing w:after="0"/>
        <w:rPr>
          <w:sz w:val="24"/>
          <w:szCs w:val="24"/>
        </w:rPr>
      </w:pPr>
      <w:r w:rsidRPr="00E83712">
        <w:rPr>
          <w:sz w:val="24"/>
          <w:szCs w:val="24"/>
        </w:rPr>
        <w:t>Respo</w:t>
      </w:r>
      <w:r>
        <w:rPr>
          <w:sz w:val="24"/>
          <w:szCs w:val="24"/>
        </w:rPr>
        <w:t xml:space="preserve">nse to Reviewer 2, Comment 6: </w:t>
      </w:r>
      <w:r w:rsidR="003200A0">
        <w:rPr>
          <w:sz w:val="24"/>
          <w:szCs w:val="24"/>
        </w:rPr>
        <w:t>pg. S37 (Figure S11)</w:t>
      </w:r>
    </w:p>
    <w:p w14:paraId="6B86644D" w14:textId="2A539E8A" w:rsidR="00713F96" w:rsidRDefault="00713F96" w:rsidP="00713F96">
      <w:pPr>
        <w:spacing w:after="0"/>
        <w:rPr>
          <w:sz w:val="24"/>
          <w:szCs w:val="24"/>
        </w:rPr>
      </w:pPr>
      <w:r w:rsidRPr="00E83712">
        <w:rPr>
          <w:sz w:val="24"/>
          <w:szCs w:val="24"/>
        </w:rPr>
        <w:t>Respo</w:t>
      </w:r>
      <w:r>
        <w:rPr>
          <w:sz w:val="24"/>
          <w:szCs w:val="24"/>
        </w:rPr>
        <w:t>nse to Reviewer 2, Comment 7:</w:t>
      </w:r>
      <w:r w:rsidR="000B564F">
        <w:rPr>
          <w:sz w:val="24"/>
          <w:szCs w:val="24"/>
        </w:rPr>
        <w:t xml:space="preserve"> pp. 2, 13, 26</w:t>
      </w:r>
    </w:p>
    <w:p w14:paraId="48FAFAF9" w14:textId="76FC835F" w:rsidR="00713F96" w:rsidRDefault="00713F96" w:rsidP="00713F96">
      <w:pPr>
        <w:spacing w:after="0"/>
        <w:rPr>
          <w:sz w:val="24"/>
          <w:szCs w:val="24"/>
        </w:rPr>
      </w:pPr>
      <w:r w:rsidRPr="00E83712">
        <w:rPr>
          <w:sz w:val="24"/>
          <w:szCs w:val="24"/>
        </w:rPr>
        <w:t>Respo</w:t>
      </w:r>
      <w:r>
        <w:rPr>
          <w:sz w:val="24"/>
          <w:szCs w:val="24"/>
        </w:rPr>
        <w:t xml:space="preserve">nse to Reviewer 3, Comment 1: </w:t>
      </w:r>
      <w:r w:rsidR="000B564F">
        <w:rPr>
          <w:sz w:val="24"/>
          <w:szCs w:val="24"/>
        </w:rPr>
        <w:t>No changes</w:t>
      </w:r>
    </w:p>
    <w:p w14:paraId="5F7B0151" w14:textId="2A39C025" w:rsidR="00713F96" w:rsidRDefault="00713F96" w:rsidP="00713F96">
      <w:pPr>
        <w:spacing w:after="0"/>
        <w:rPr>
          <w:sz w:val="24"/>
          <w:szCs w:val="24"/>
        </w:rPr>
      </w:pPr>
      <w:r w:rsidRPr="00E83712">
        <w:rPr>
          <w:sz w:val="24"/>
          <w:szCs w:val="24"/>
        </w:rPr>
        <w:t>Respo</w:t>
      </w:r>
      <w:r>
        <w:rPr>
          <w:sz w:val="24"/>
          <w:szCs w:val="24"/>
        </w:rPr>
        <w:t xml:space="preserve">nse to Reviewer 3, Comment 2: </w:t>
      </w:r>
      <w:r w:rsidR="000B564F">
        <w:rPr>
          <w:sz w:val="24"/>
          <w:szCs w:val="24"/>
        </w:rPr>
        <w:t>pg. 42</w:t>
      </w:r>
    </w:p>
    <w:p w14:paraId="0CEE589F" w14:textId="6CF55F85" w:rsidR="00713F96" w:rsidRDefault="00713F96" w:rsidP="00713F96">
      <w:pPr>
        <w:spacing w:after="0"/>
        <w:rPr>
          <w:sz w:val="24"/>
          <w:szCs w:val="24"/>
        </w:rPr>
      </w:pPr>
      <w:r w:rsidRPr="00E83712">
        <w:rPr>
          <w:sz w:val="24"/>
          <w:szCs w:val="24"/>
        </w:rPr>
        <w:t>Respo</w:t>
      </w:r>
      <w:r>
        <w:rPr>
          <w:sz w:val="24"/>
          <w:szCs w:val="24"/>
        </w:rPr>
        <w:t xml:space="preserve">nse to Reviewer 3, Comment 3: </w:t>
      </w:r>
      <w:r w:rsidR="000B564F">
        <w:rPr>
          <w:sz w:val="24"/>
          <w:szCs w:val="24"/>
        </w:rPr>
        <w:t>pg. 44</w:t>
      </w:r>
    </w:p>
    <w:p w14:paraId="7BCC34DF" w14:textId="16175AE9" w:rsidR="003E4EE2" w:rsidRDefault="00713F96" w:rsidP="00713F96">
      <w:pPr>
        <w:spacing w:after="0"/>
        <w:rPr>
          <w:sz w:val="24"/>
          <w:szCs w:val="24"/>
        </w:rPr>
      </w:pPr>
      <w:r w:rsidRPr="00E83712">
        <w:rPr>
          <w:sz w:val="24"/>
          <w:szCs w:val="24"/>
        </w:rPr>
        <w:t>Respo</w:t>
      </w:r>
      <w:r>
        <w:rPr>
          <w:sz w:val="24"/>
          <w:szCs w:val="24"/>
        </w:rPr>
        <w:t>nse to Reviewer 3, Comment 4:</w:t>
      </w:r>
      <w:r w:rsidR="000B564F">
        <w:rPr>
          <w:sz w:val="24"/>
          <w:szCs w:val="24"/>
        </w:rPr>
        <w:t xml:space="preserve"> No changes</w:t>
      </w:r>
    </w:p>
    <w:p w14:paraId="180B3139" w14:textId="62304A2D" w:rsidR="00713F96" w:rsidRDefault="00713F96" w:rsidP="00713F96">
      <w:pPr>
        <w:spacing w:after="0"/>
        <w:rPr>
          <w:rFonts w:ascii="Arial" w:hAnsi="Arial" w:cs="Arial"/>
          <w:color w:val="222222"/>
          <w:shd w:val="clear" w:color="auto" w:fill="FFFFFF"/>
        </w:rPr>
      </w:pPr>
    </w:p>
    <w:p w14:paraId="719A9442" w14:textId="3B721C48" w:rsidR="008D699E" w:rsidRPr="008D699E" w:rsidRDefault="008D699E" w:rsidP="00713F96">
      <w:pPr>
        <w:spacing w:after="0"/>
        <w:rPr>
          <w:rFonts w:ascii="Arial" w:hAnsi="Arial" w:cs="Arial"/>
          <w:color w:val="000000" w:themeColor="text1"/>
          <w:shd w:val="clear" w:color="auto" w:fill="FFFFFF"/>
        </w:rPr>
      </w:pPr>
      <w:r w:rsidRPr="005B650D">
        <w:rPr>
          <w:rFonts w:ascii="Arial" w:hAnsi="Arial" w:cs="Arial"/>
          <w:color w:val="000000" w:themeColor="text1"/>
          <w:highlight w:val="green"/>
          <w:shd w:val="clear" w:color="auto" w:fill="FFFFFF"/>
        </w:rPr>
        <w:t xml:space="preserve">All additions to the manuscript have been highlighted in </w:t>
      </w:r>
      <w:r w:rsidR="005B650D" w:rsidRPr="005B650D">
        <w:rPr>
          <w:rFonts w:ascii="Arial" w:hAnsi="Arial" w:cs="Arial"/>
          <w:color w:val="000000" w:themeColor="text1"/>
          <w:highlight w:val="green"/>
          <w:shd w:val="clear" w:color="auto" w:fill="FFFFFF"/>
        </w:rPr>
        <w:t>green</w:t>
      </w:r>
    </w:p>
    <w:p w14:paraId="43CCF814" w14:textId="04C94737" w:rsidR="008D699E" w:rsidRDefault="008D699E" w:rsidP="00713F96">
      <w:pPr>
        <w:spacing w:after="0"/>
        <w:rPr>
          <w:rFonts w:ascii="Arial" w:hAnsi="Arial" w:cs="Arial"/>
          <w:color w:val="222222"/>
          <w:shd w:val="clear" w:color="auto" w:fill="FFFFFF"/>
        </w:rPr>
      </w:pPr>
    </w:p>
    <w:p w14:paraId="0CB88CCD" w14:textId="684FCF17" w:rsidR="00713F96" w:rsidRDefault="00BD0670">
      <w:pPr>
        <w:rPr>
          <w:rFonts w:ascii="Arial" w:hAnsi="Arial" w:cs="Arial"/>
          <w:color w:val="222222"/>
          <w:sz w:val="19"/>
          <w:szCs w:val="19"/>
          <w:shd w:val="clear" w:color="auto" w:fill="FFFFFF"/>
        </w:rPr>
      </w:pPr>
      <w:r w:rsidRPr="00713F96">
        <w:rPr>
          <w:rFonts w:ascii="Cambria" w:hAnsi="Cambria"/>
          <w:sz w:val="32"/>
        </w:rPr>
        <w:lastRenderedPageBreak/>
        <w:t>At Revision:</w:t>
      </w:r>
      <w:r>
        <w:rPr>
          <w:rFonts w:ascii="Arial" w:hAnsi="Arial" w:cs="Arial"/>
          <w:color w:val="222222"/>
        </w:rPr>
        <w:br/>
      </w:r>
      <w:r>
        <w:rPr>
          <w:rFonts w:ascii="Arial" w:hAnsi="Arial" w:cs="Arial"/>
          <w:color w:val="222222"/>
        </w:rPr>
        <w:br/>
      </w:r>
      <w:r w:rsidRPr="00713F96">
        <w:rPr>
          <w:rFonts w:ascii="Cambria" w:hAnsi="Cambria"/>
          <w:b/>
          <w:u w:val="single"/>
        </w:rPr>
        <w:t>MANUSCRIPT</w:t>
      </w:r>
      <w:r w:rsidR="00713F96">
        <w:rPr>
          <w:rFonts w:ascii="Cambria" w:hAnsi="Cambria"/>
          <w:b/>
          <w:u w:val="single"/>
        </w:rPr>
        <w:t>:</w:t>
      </w:r>
      <w:r w:rsidRPr="00713F96">
        <w:rPr>
          <w:rFonts w:ascii="Cambria" w:hAnsi="Cambria"/>
          <w:b/>
          <w:u w:val="single"/>
        </w:rPr>
        <w:br/>
      </w:r>
      <w:r w:rsidRPr="00713F96">
        <w:rPr>
          <w:rFonts w:ascii="Arial" w:hAnsi="Arial" w:cs="Arial"/>
          <w:color w:val="222222"/>
          <w:sz w:val="19"/>
          <w:szCs w:val="19"/>
          <w:shd w:val="clear" w:color="auto" w:fill="FFFFFF"/>
        </w:rPr>
        <w:t>- Abbreviate all journal titles in the References as per CASSI.</w:t>
      </w:r>
      <w:r w:rsidRPr="00713F96">
        <w:rPr>
          <w:rFonts w:ascii="Arial" w:hAnsi="Arial" w:cs="Arial"/>
          <w:color w:val="222222"/>
          <w:sz w:val="19"/>
          <w:szCs w:val="19"/>
          <w:shd w:val="clear" w:color="auto" w:fill="FFFFFF"/>
        </w:rPr>
        <w:br/>
        <w:t>- Include the date of access in Reference 49.</w:t>
      </w:r>
      <w:r w:rsidRPr="00713F96">
        <w:rPr>
          <w:rFonts w:ascii="Arial" w:hAnsi="Arial" w:cs="Arial"/>
          <w:color w:val="222222"/>
          <w:sz w:val="19"/>
          <w:szCs w:val="19"/>
          <w:shd w:val="clear" w:color="auto" w:fill="FFFFFF"/>
        </w:rPr>
        <w:br/>
        <w:t>- Update the publication information in References 51 and 52 when available.</w:t>
      </w:r>
    </w:p>
    <w:p w14:paraId="1EFE3E83" w14:textId="77777777" w:rsidR="00713F96" w:rsidRPr="006B06FC" w:rsidRDefault="00713F96" w:rsidP="00713F96">
      <w:pPr>
        <w:rPr>
          <w:rFonts w:ascii="Cambria" w:hAnsi="Cambria"/>
          <w:b/>
          <w:i/>
          <w:sz w:val="24"/>
        </w:rPr>
      </w:pPr>
      <w:r w:rsidRPr="006B06FC">
        <w:rPr>
          <w:b/>
          <w:i/>
          <w:color w:val="00B0F0"/>
        </w:rPr>
        <w:t>Response</w:t>
      </w:r>
      <w:r>
        <w:rPr>
          <w:b/>
          <w:i/>
          <w:color w:val="00B0F0"/>
        </w:rPr>
        <w:t xml:space="preserve"> #1</w:t>
      </w:r>
    </w:p>
    <w:p w14:paraId="197B6BD9" w14:textId="48497765" w:rsidR="00C0047D" w:rsidRDefault="00713F96" w:rsidP="00713F96">
      <w:pPr>
        <w:rPr>
          <w:rFonts w:ascii="Arial" w:hAnsi="Arial" w:cs="Arial"/>
          <w:color w:val="222222"/>
          <w:shd w:val="clear" w:color="auto" w:fill="FFFFFF"/>
        </w:rPr>
      </w:pPr>
      <w:r w:rsidRPr="00012B76">
        <w:rPr>
          <w:rFonts w:ascii="Arial" w:hAnsi="Arial" w:cs="Arial"/>
          <w:color w:val="00B0F0"/>
          <w:sz w:val="19"/>
          <w:szCs w:val="19"/>
          <w:shd w:val="clear" w:color="auto" w:fill="FFFFFF"/>
        </w:rPr>
        <w:t>W</w:t>
      </w:r>
      <w:r>
        <w:rPr>
          <w:rFonts w:ascii="Arial" w:hAnsi="Arial" w:cs="Arial"/>
          <w:color w:val="00B0F0"/>
          <w:sz w:val="19"/>
          <w:szCs w:val="19"/>
          <w:shd w:val="clear" w:color="auto" w:fill="FFFFFF"/>
        </w:rPr>
        <w:t xml:space="preserve">e have abbreviated all journal titles and included the date of access for Reference </w:t>
      </w:r>
      <w:r w:rsidR="00395699">
        <w:rPr>
          <w:rFonts w:ascii="Arial" w:hAnsi="Arial" w:cs="Arial"/>
          <w:color w:val="00B0F0"/>
          <w:sz w:val="19"/>
          <w:szCs w:val="19"/>
          <w:shd w:val="clear" w:color="auto" w:fill="FFFFFF"/>
        </w:rPr>
        <w:t>50 (previously Reference 49)</w:t>
      </w:r>
      <w:r>
        <w:rPr>
          <w:rFonts w:ascii="Arial" w:hAnsi="Arial" w:cs="Arial"/>
          <w:color w:val="00B0F0"/>
          <w:sz w:val="19"/>
          <w:szCs w:val="19"/>
          <w:shd w:val="clear" w:color="auto" w:fill="FFFFFF"/>
        </w:rPr>
        <w:t>. Unfortunately, the publication information</w:t>
      </w:r>
      <w:r w:rsidR="00395699">
        <w:rPr>
          <w:rFonts w:ascii="Arial" w:hAnsi="Arial" w:cs="Arial"/>
          <w:color w:val="00B0F0"/>
          <w:sz w:val="19"/>
          <w:szCs w:val="19"/>
          <w:shd w:val="clear" w:color="auto" w:fill="FFFFFF"/>
        </w:rPr>
        <w:t xml:space="preserve"> is still not available</w:t>
      </w:r>
      <w:r>
        <w:rPr>
          <w:rFonts w:ascii="Arial" w:hAnsi="Arial" w:cs="Arial"/>
          <w:color w:val="00B0F0"/>
          <w:sz w:val="19"/>
          <w:szCs w:val="19"/>
          <w:shd w:val="clear" w:color="auto" w:fill="FFFFFF"/>
        </w:rPr>
        <w:t xml:space="preserve"> for References 5</w:t>
      </w:r>
      <w:r w:rsidR="00395699">
        <w:rPr>
          <w:rFonts w:ascii="Arial" w:hAnsi="Arial" w:cs="Arial"/>
          <w:color w:val="00B0F0"/>
          <w:sz w:val="19"/>
          <w:szCs w:val="19"/>
          <w:shd w:val="clear" w:color="auto" w:fill="FFFFFF"/>
        </w:rPr>
        <w:t>2</w:t>
      </w:r>
      <w:r>
        <w:rPr>
          <w:rFonts w:ascii="Arial" w:hAnsi="Arial" w:cs="Arial"/>
          <w:color w:val="00B0F0"/>
          <w:sz w:val="19"/>
          <w:szCs w:val="19"/>
          <w:shd w:val="clear" w:color="auto" w:fill="FFFFFF"/>
        </w:rPr>
        <w:t xml:space="preserve"> and 5</w:t>
      </w:r>
      <w:r w:rsidR="00395699">
        <w:rPr>
          <w:rFonts w:ascii="Arial" w:hAnsi="Arial" w:cs="Arial"/>
          <w:color w:val="00B0F0"/>
          <w:sz w:val="19"/>
          <w:szCs w:val="19"/>
          <w:shd w:val="clear" w:color="auto" w:fill="FFFFFF"/>
        </w:rPr>
        <w:t>3 (previously References 51 and 52)</w:t>
      </w:r>
      <w:r>
        <w:rPr>
          <w:rFonts w:ascii="Arial" w:hAnsi="Arial" w:cs="Arial"/>
          <w:color w:val="00B0F0"/>
          <w:sz w:val="19"/>
          <w:szCs w:val="19"/>
          <w:shd w:val="clear" w:color="auto" w:fill="FFFFFF"/>
        </w:rPr>
        <w:t>.</w:t>
      </w:r>
      <w:r w:rsidR="00BD0670">
        <w:rPr>
          <w:rFonts w:ascii="Arial" w:hAnsi="Arial" w:cs="Arial"/>
          <w:color w:val="222222"/>
        </w:rPr>
        <w:br/>
      </w:r>
      <w:r w:rsidR="00BD0670">
        <w:rPr>
          <w:rFonts w:ascii="Arial" w:hAnsi="Arial" w:cs="Arial"/>
          <w:color w:val="222222"/>
        </w:rPr>
        <w:br/>
      </w:r>
      <w:r w:rsidR="00BD0670" w:rsidRPr="00713F96">
        <w:rPr>
          <w:rFonts w:ascii="Cambria" w:hAnsi="Cambria"/>
          <w:b/>
          <w:u w:val="single"/>
        </w:rPr>
        <w:t>SUPPORTING INFORMATION</w:t>
      </w:r>
      <w:r>
        <w:rPr>
          <w:rFonts w:ascii="Cambria" w:hAnsi="Cambria"/>
          <w:b/>
          <w:u w:val="single"/>
        </w:rPr>
        <w:t>:</w:t>
      </w:r>
      <w:r w:rsidR="00BD0670">
        <w:rPr>
          <w:rFonts w:ascii="Arial" w:hAnsi="Arial" w:cs="Arial"/>
          <w:color w:val="222222"/>
        </w:rPr>
        <w:br/>
      </w:r>
      <w:r w:rsidR="00BD0670" w:rsidRPr="00713F96">
        <w:rPr>
          <w:rFonts w:ascii="Arial" w:hAnsi="Arial" w:cs="Arial"/>
          <w:color w:val="222222"/>
          <w:sz w:val="19"/>
          <w:szCs w:val="19"/>
          <w:shd w:val="clear" w:color="auto" w:fill="FFFFFF"/>
        </w:rPr>
        <w:t>- Re-label "Table SI.I," "Table SI.II," etc. as "Table S1," "Table S2," etc.</w:t>
      </w:r>
      <w:r w:rsidR="00BD0670" w:rsidRPr="00713F96">
        <w:rPr>
          <w:rFonts w:ascii="Arial" w:hAnsi="Arial" w:cs="Arial"/>
          <w:color w:val="222222"/>
          <w:sz w:val="19"/>
          <w:szCs w:val="19"/>
          <w:shd w:val="clear" w:color="auto" w:fill="FFFFFF"/>
        </w:rPr>
        <w:br/>
        <w:t>- Re-label "Figure SI.1," "Figure SI.2," etc. as "Figure S1," "Figure S2," etc.</w:t>
      </w:r>
    </w:p>
    <w:p w14:paraId="2B1401CD" w14:textId="77777777" w:rsidR="00713F96" w:rsidRPr="00BD1D4F" w:rsidRDefault="00713F96" w:rsidP="00713F96">
      <w:pPr>
        <w:rPr>
          <w:rFonts w:ascii="Cambria" w:hAnsi="Cambria"/>
          <w:b/>
          <w:i/>
          <w:color w:val="00B0F0"/>
          <w:sz w:val="24"/>
        </w:rPr>
      </w:pPr>
      <w:r w:rsidRPr="00BD1D4F">
        <w:rPr>
          <w:b/>
          <w:i/>
          <w:color w:val="00B0F0"/>
        </w:rPr>
        <w:t>Response #1</w:t>
      </w:r>
    </w:p>
    <w:p w14:paraId="2AE58B6E" w14:textId="2FED93DA" w:rsidR="00012B76" w:rsidRDefault="00713F96" w:rsidP="00713F96">
      <w:pPr>
        <w:rPr>
          <w:rFonts w:ascii="Arial" w:hAnsi="Arial" w:cs="Arial"/>
          <w:color w:val="222222"/>
          <w:shd w:val="clear" w:color="auto" w:fill="FFFFFF"/>
        </w:rPr>
      </w:pPr>
      <w:r w:rsidRPr="00BD1D4F">
        <w:rPr>
          <w:rFonts w:ascii="Arial" w:hAnsi="Arial" w:cs="Arial"/>
          <w:color w:val="00B0F0"/>
          <w:sz w:val="19"/>
          <w:szCs w:val="19"/>
          <w:shd w:val="clear" w:color="auto" w:fill="FFFFFF"/>
        </w:rPr>
        <w:t>We have relabeled the tables and figures accordingly. We also relabeled the page numbers and sections as S1, S2, etc.</w:t>
      </w:r>
      <w:r w:rsidRPr="00BD1D4F">
        <w:rPr>
          <w:rFonts w:ascii="Arial" w:hAnsi="Arial" w:cs="Arial"/>
          <w:color w:val="00B0F0"/>
        </w:rPr>
        <w:t xml:space="preserve"> </w:t>
      </w:r>
      <w:r w:rsidR="00BD0670">
        <w:rPr>
          <w:rFonts w:ascii="Arial" w:hAnsi="Arial" w:cs="Arial"/>
          <w:color w:val="222222"/>
        </w:rPr>
        <w:br/>
      </w:r>
    </w:p>
    <w:p w14:paraId="0B23BE7F" w14:textId="77777777" w:rsidR="00995C60" w:rsidRDefault="00995C60" w:rsidP="00012B76">
      <w:pPr>
        <w:rPr>
          <w:rFonts w:ascii="Cambria" w:hAnsi="Cambria"/>
          <w:sz w:val="32"/>
        </w:rPr>
      </w:pPr>
    </w:p>
    <w:p w14:paraId="124D187C" w14:textId="77777777" w:rsidR="00995C60" w:rsidRDefault="00995C60" w:rsidP="00012B76">
      <w:pPr>
        <w:rPr>
          <w:rFonts w:ascii="Cambria" w:hAnsi="Cambria"/>
          <w:sz w:val="32"/>
        </w:rPr>
      </w:pPr>
    </w:p>
    <w:p w14:paraId="49C4797E" w14:textId="77777777" w:rsidR="00995C60" w:rsidRDefault="00995C60" w:rsidP="00012B76">
      <w:pPr>
        <w:rPr>
          <w:rFonts w:ascii="Cambria" w:hAnsi="Cambria"/>
          <w:sz w:val="32"/>
        </w:rPr>
      </w:pPr>
    </w:p>
    <w:p w14:paraId="6A5E9035" w14:textId="77777777" w:rsidR="00995C60" w:rsidRDefault="00995C60" w:rsidP="00012B76">
      <w:pPr>
        <w:rPr>
          <w:rFonts w:ascii="Cambria" w:hAnsi="Cambria"/>
          <w:sz w:val="32"/>
        </w:rPr>
      </w:pPr>
    </w:p>
    <w:p w14:paraId="4D912AE8" w14:textId="77777777" w:rsidR="00995C60" w:rsidRDefault="00995C60" w:rsidP="00012B76">
      <w:pPr>
        <w:rPr>
          <w:rFonts w:ascii="Cambria" w:hAnsi="Cambria"/>
          <w:sz w:val="32"/>
        </w:rPr>
      </w:pPr>
    </w:p>
    <w:p w14:paraId="758E99C7" w14:textId="77777777" w:rsidR="00995C60" w:rsidRDefault="00995C60" w:rsidP="00012B76">
      <w:pPr>
        <w:rPr>
          <w:rFonts w:ascii="Cambria" w:hAnsi="Cambria"/>
          <w:sz w:val="32"/>
        </w:rPr>
      </w:pPr>
    </w:p>
    <w:p w14:paraId="0C0AEFD3" w14:textId="77777777" w:rsidR="00995C60" w:rsidRDefault="00995C60" w:rsidP="00012B76">
      <w:pPr>
        <w:rPr>
          <w:rFonts w:ascii="Cambria" w:hAnsi="Cambria"/>
          <w:sz w:val="32"/>
        </w:rPr>
      </w:pPr>
    </w:p>
    <w:p w14:paraId="656EBF86" w14:textId="77777777" w:rsidR="00995C60" w:rsidRDefault="00995C60" w:rsidP="00012B76">
      <w:pPr>
        <w:rPr>
          <w:rFonts w:ascii="Cambria" w:hAnsi="Cambria"/>
          <w:sz w:val="32"/>
        </w:rPr>
      </w:pPr>
    </w:p>
    <w:p w14:paraId="41736C36" w14:textId="77777777" w:rsidR="00995C60" w:rsidRDefault="00995C60" w:rsidP="00012B76">
      <w:pPr>
        <w:rPr>
          <w:rFonts w:ascii="Cambria" w:hAnsi="Cambria"/>
          <w:sz w:val="32"/>
        </w:rPr>
      </w:pPr>
    </w:p>
    <w:p w14:paraId="3DD59C6A" w14:textId="77777777" w:rsidR="00995C60" w:rsidRDefault="00995C60" w:rsidP="00012B76">
      <w:pPr>
        <w:rPr>
          <w:rFonts w:ascii="Cambria" w:hAnsi="Cambria"/>
          <w:sz w:val="32"/>
        </w:rPr>
      </w:pPr>
    </w:p>
    <w:p w14:paraId="5DCEAA92" w14:textId="77777777" w:rsidR="00995C60" w:rsidRDefault="00995C60" w:rsidP="00012B76">
      <w:pPr>
        <w:rPr>
          <w:rFonts w:ascii="Cambria" w:hAnsi="Cambria"/>
          <w:sz w:val="32"/>
        </w:rPr>
      </w:pPr>
    </w:p>
    <w:p w14:paraId="31EAF5DB" w14:textId="77777777" w:rsidR="00995C60" w:rsidRDefault="00995C60" w:rsidP="00012B76">
      <w:pPr>
        <w:rPr>
          <w:rFonts w:ascii="Cambria" w:hAnsi="Cambria"/>
          <w:sz w:val="32"/>
        </w:rPr>
      </w:pPr>
    </w:p>
    <w:p w14:paraId="3428E579" w14:textId="77777777" w:rsidR="00995C60" w:rsidRDefault="00995C60" w:rsidP="00012B76">
      <w:pPr>
        <w:rPr>
          <w:rFonts w:ascii="Cambria" w:hAnsi="Cambria"/>
          <w:sz w:val="32"/>
        </w:rPr>
      </w:pPr>
    </w:p>
    <w:p w14:paraId="6407E007" w14:textId="1DE6A3DC" w:rsidR="00012B76" w:rsidRDefault="00012B76" w:rsidP="00012B76">
      <w:pPr>
        <w:rPr>
          <w:rFonts w:ascii="Arial" w:hAnsi="Arial" w:cs="Arial"/>
          <w:color w:val="222222"/>
          <w:sz w:val="19"/>
          <w:szCs w:val="19"/>
        </w:rPr>
      </w:pPr>
      <w:r>
        <w:rPr>
          <w:rFonts w:ascii="Cambria" w:hAnsi="Cambria"/>
          <w:sz w:val="32"/>
        </w:rPr>
        <w:lastRenderedPageBreak/>
        <w:t>Reviewer #1</w:t>
      </w:r>
      <w:r>
        <w:rPr>
          <w:rFonts w:ascii="Arial" w:hAnsi="Arial" w:cs="Arial"/>
          <w:color w:val="222222"/>
          <w:sz w:val="19"/>
          <w:szCs w:val="19"/>
        </w:rPr>
        <w:br/>
      </w:r>
      <w:r>
        <w:rPr>
          <w:rFonts w:ascii="Arial" w:hAnsi="Arial" w:cs="Arial"/>
          <w:color w:val="222222"/>
          <w:sz w:val="19"/>
          <w:szCs w:val="19"/>
        </w:rPr>
        <w:br/>
      </w:r>
      <w:r w:rsidRPr="00794499">
        <w:rPr>
          <w:rFonts w:ascii="Arial" w:hAnsi="Arial" w:cs="Arial"/>
          <w:b/>
          <w:color w:val="222222"/>
          <w:sz w:val="19"/>
          <w:szCs w:val="19"/>
          <w:shd w:val="clear" w:color="auto" w:fill="FFFFFF"/>
        </w:rPr>
        <w:t xml:space="preserve">Recommendation: </w:t>
      </w:r>
      <w:r w:rsidRPr="00012B76">
        <w:rPr>
          <w:rFonts w:ascii="Arial" w:hAnsi="Arial" w:cs="Arial"/>
          <w:b/>
          <w:color w:val="222222"/>
          <w:sz w:val="19"/>
          <w:szCs w:val="19"/>
          <w:shd w:val="clear" w:color="auto" w:fill="FFFFFF"/>
        </w:rPr>
        <w:t>Publish after minor revisions noted.</w:t>
      </w:r>
      <w:r>
        <w:rPr>
          <w:rFonts w:ascii="Arial" w:hAnsi="Arial" w:cs="Arial"/>
          <w:color w:val="222222"/>
          <w:sz w:val="19"/>
          <w:szCs w:val="19"/>
        </w:rPr>
        <w:br/>
      </w:r>
    </w:p>
    <w:p w14:paraId="1D2A5898" w14:textId="77777777" w:rsidR="00012B76" w:rsidRPr="008D6A68" w:rsidRDefault="00012B76" w:rsidP="00012B76">
      <w:pPr>
        <w:rPr>
          <w:rFonts w:ascii="Cambria" w:hAnsi="Cambria"/>
          <w:b/>
          <w:u w:val="single"/>
        </w:rPr>
      </w:pPr>
      <w:r w:rsidRPr="008D6A68">
        <w:rPr>
          <w:rFonts w:ascii="Cambria" w:hAnsi="Cambria"/>
          <w:b/>
          <w:u w:val="single"/>
        </w:rPr>
        <w:t>General:</w:t>
      </w:r>
    </w:p>
    <w:p w14:paraId="2B334CCA" w14:textId="318862EE" w:rsidR="00012B76" w:rsidRDefault="00012B76" w:rsidP="00012B76">
      <w:pPr>
        <w:rPr>
          <w:rFonts w:ascii="Arial" w:hAnsi="Arial" w:cs="Arial"/>
          <w:color w:val="222222"/>
          <w:sz w:val="19"/>
          <w:szCs w:val="19"/>
          <w:shd w:val="clear" w:color="auto" w:fill="FFFFFF"/>
        </w:rPr>
      </w:pPr>
      <w:r w:rsidRPr="00012B76">
        <w:rPr>
          <w:rFonts w:ascii="Arial" w:hAnsi="Arial" w:cs="Arial"/>
          <w:color w:val="222222"/>
          <w:sz w:val="19"/>
          <w:szCs w:val="19"/>
          <w:shd w:val="clear" w:color="auto" w:fill="FFFFFF"/>
        </w:rPr>
        <w:t xml:space="preserve">This interesting work by Messerly et al. introduces a new computational scheme (GCMC-MBAR) to optimize non-bonded force filed parameters for phase equilibria by reweighting configurations from GCMC simulations rather than histograms (GCMC-HR). This is a follow-up work of the authors’ paper (Ref. 16) in which they applied the same idea to integrate MBAR method with ITIC for predicting vapor-liquid coexistence properties. In this manuscript the authors demonstrate the advantages of GCMC-MBAR over MBAR-ITIC but also point out the existing limitation of the approach and give useful suggestions for the adoption of this method. The key applications of this approach include accurately estimating the prediction of forcefield j using the configurations from GCMC simulations with forcefield </w:t>
      </w:r>
      <w:proofErr w:type="spellStart"/>
      <w:proofErr w:type="gramStart"/>
      <w:r w:rsidRPr="00012B76">
        <w:rPr>
          <w:rFonts w:ascii="Arial" w:hAnsi="Arial" w:cs="Arial"/>
          <w:color w:val="222222"/>
          <w:sz w:val="19"/>
          <w:szCs w:val="19"/>
          <w:shd w:val="clear" w:color="auto" w:fill="FFFFFF"/>
        </w:rPr>
        <w:t>i</w:t>
      </w:r>
      <w:proofErr w:type="spellEnd"/>
      <w:r w:rsidRPr="00012B76">
        <w:rPr>
          <w:rFonts w:ascii="Arial" w:hAnsi="Arial" w:cs="Arial"/>
          <w:color w:val="222222"/>
          <w:sz w:val="19"/>
          <w:szCs w:val="19"/>
          <w:shd w:val="clear" w:color="auto" w:fill="FFFFFF"/>
        </w:rPr>
        <w:t>, and</w:t>
      </w:r>
      <w:proofErr w:type="gramEnd"/>
      <w:r w:rsidRPr="00012B76">
        <w:rPr>
          <w:rFonts w:ascii="Arial" w:hAnsi="Arial" w:cs="Arial"/>
          <w:color w:val="222222"/>
          <w:sz w:val="19"/>
          <w:szCs w:val="19"/>
          <w:shd w:val="clear" w:color="auto" w:fill="FFFFFF"/>
        </w:rPr>
        <w:t xml:space="preserve"> optimizing forcefield non-bonded parameters starting from a reference forcefield, which are discussed about in section 3.3 and 3.4 respectively. In general, the authors clearly demonstrate this new and interesting scheme with quite </w:t>
      </w:r>
      <w:proofErr w:type="gramStart"/>
      <w:r w:rsidRPr="00012B76">
        <w:rPr>
          <w:rFonts w:ascii="Arial" w:hAnsi="Arial" w:cs="Arial"/>
          <w:color w:val="222222"/>
          <w:sz w:val="19"/>
          <w:szCs w:val="19"/>
          <w:shd w:val="clear" w:color="auto" w:fill="FFFFFF"/>
        </w:rPr>
        <w:t>sufficient</w:t>
      </w:r>
      <w:proofErr w:type="gramEnd"/>
      <w:r w:rsidRPr="00012B76">
        <w:rPr>
          <w:rFonts w:ascii="Arial" w:hAnsi="Arial" w:cs="Arial"/>
          <w:color w:val="222222"/>
          <w:sz w:val="19"/>
          <w:szCs w:val="19"/>
          <w:shd w:val="clear" w:color="auto" w:fill="FFFFFF"/>
        </w:rPr>
        <w:t xml:space="preserve"> technical details provided. I suggest publication of this work after the authors address my following comments:</w:t>
      </w:r>
    </w:p>
    <w:p w14:paraId="58480EA4" w14:textId="5F667CAC" w:rsidR="00965F67" w:rsidRDefault="00965F67" w:rsidP="00012B76">
      <w:pPr>
        <w:rPr>
          <w:rFonts w:ascii="Arial" w:hAnsi="Arial" w:cs="Arial"/>
          <w:color w:val="222222"/>
          <w:sz w:val="19"/>
          <w:szCs w:val="19"/>
          <w:shd w:val="clear" w:color="auto" w:fill="FFFFFF"/>
        </w:rPr>
      </w:pPr>
    </w:p>
    <w:p w14:paraId="5BBFED59" w14:textId="77777777" w:rsidR="00012B76" w:rsidRPr="006B06FC" w:rsidRDefault="00012B76" w:rsidP="00012B76">
      <w:pPr>
        <w:rPr>
          <w:rFonts w:ascii="Cambria" w:hAnsi="Cambria"/>
          <w:b/>
          <w:u w:val="single"/>
        </w:rPr>
      </w:pPr>
      <w:r w:rsidRPr="006B06FC">
        <w:rPr>
          <w:rFonts w:ascii="Cambria" w:hAnsi="Cambria"/>
          <w:b/>
          <w:u w:val="single"/>
        </w:rPr>
        <w:t>Comment #1</w:t>
      </w:r>
    </w:p>
    <w:p w14:paraId="381E9047" w14:textId="341CC380" w:rsidR="00012B76" w:rsidRPr="00012B76" w:rsidRDefault="00012B76" w:rsidP="00012B76">
      <w:pPr>
        <w:rPr>
          <w:rFonts w:ascii="Arial" w:hAnsi="Arial" w:cs="Arial"/>
          <w:color w:val="222222"/>
          <w:sz w:val="19"/>
          <w:szCs w:val="19"/>
          <w:shd w:val="clear" w:color="auto" w:fill="FFFFFF"/>
        </w:rPr>
      </w:pPr>
      <w:r w:rsidRPr="00012B76">
        <w:rPr>
          <w:rFonts w:ascii="Arial" w:hAnsi="Arial" w:cs="Arial"/>
          <w:color w:val="222222"/>
          <w:sz w:val="19"/>
          <w:szCs w:val="19"/>
          <w:shd w:val="clear" w:color="auto" w:fill="FFFFFF"/>
        </w:rPr>
        <w:t xml:space="preserve">The abstract is too </w:t>
      </w:r>
      <w:proofErr w:type="gramStart"/>
      <w:r w:rsidRPr="00012B76">
        <w:rPr>
          <w:rFonts w:ascii="Arial" w:hAnsi="Arial" w:cs="Arial"/>
          <w:color w:val="222222"/>
          <w:sz w:val="19"/>
          <w:szCs w:val="19"/>
          <w:shd w:val="clear" w:color="auto" w:fill="FFFFFF"/>
        </w:rPr>
        <w:t>long</w:t>
      </w:r>
      <w:proofErr w:type="gramEnd"/>
      <w:r w:rsidRPr="00012B76">
        <w:rPr>
          <w:rFonts w:ascii="Arial" w:hAnsi="Arial" w:cs="Arial"/>
          <w:color w:val="222222"/>
          <w:sz w:val="19"/>
          <w:szCs w:val="19"/>
          <w:shd w:val="clear" w:color="auto" w:fill="FFFFFF"/>
        </w:rPr>
        <w:t xml:space="preserve"> and much detail is duplicated with the introduction. Please revise and make it concise. </w:t>
      </w:r>
    </w:p>
    <w:p w14:paraId="6743D8ED" w14:textId="77777777" w:rsidR="00012B76" w:rsidRPr="006B06FC" w:rsidRDefault="00012B76" w:rsidP="00012B76">
      <w:pPr>
        <w:rPr>
          <w:rFonts w:ascii="Cambria" w:hAnsi="Cambria"/>
          <w:b/>
          <w:i/>
          <w:sz w:val="24"/>
        </w:rPr>
      </w:pPr>
      <w:r w:rsidRPr="006B06FC">
        <w:rPr>
          <w:b/>
          <w:i/>
          <w:color w:val="00B0F0"/>
        </w:rPr>
        <w:t>Response</w:t>
      </w:r>
      <w:r>
        <w:rPr>
          <w:b/>
          <w:i/>
          <w:color w:val="00B0F0"/>
        </w:rPr>
        <w:t xml:space="preserve"> #1</w:t>
      </w:r>
    </w:p>
    <w:p w14:paraId="70D38360" w14:textId="65E1BB89" w:rsidR="00012B76" w:rsidRDefault="008A2515" w:rsidP="00012B76">
      <w:pPr>
        <w:rPr>
          <w:rFonts w:ascii="Arial" w:hAnsi="Arial" w:cs="Arial"/>
          <w:color w:val="00B0F0"/>
          <w:sz w:val="19"/>
          <w:szCs w:val="19"/>
          <w:shd w:val="clear" w:color="auto" w:fill="FFFFFF"/>
        </w:rPr>
      </w:pPr>
      <w:r>
        <w:rPr>
          <w:rFonts w:ascii="Arial" w:hAnsi="Arial" w:cs="Arial"/>
          <w:color w:val="00B0F0"/>
          <w:sz w:val="19"/>
          <w:szCs w:val="19"/>
          <w:shd w:val="clear" w:color="auto" w:fill="FFFFFF"/>
        </w:rPr>
        <w:t>W</w:t>
      </w:r>
      <w:r w:rsidR="00012B76" w:rsidRPr="00012B76">
        <w:rPr>
          <w:rFonts w:ascii="Arial" w:hAnsi="Arial" w:cs="Arial"/>
          <w:color w:val="00B0F0"/>
          <w:sz w:val="19"/>
          <w:szCs w:val="19"/>
          <w:shd w:val="clear" w:color="auto" w:fill="FFFFFF"/>
        </w:rPr>
        <w:t>e have</w:t>
      </w:r>
      <w:r w:rsidR="003D53E1">
        <w:rPr>
          <w:rFonts w:ascii="Arial" w:hAnsi="Arial" w:cs="Arial"/>
          <w:color w:val="00B0F0"/>
          <w:sz w:val="19"/>
          <w:szCs w:val="19"/>
          <w:shd w:val="clear" w:color="auto" w:fill="FFFFFF"/>
        </w:rPr>
        <w:t xml:space="preserve"> consolidated the first and second paragraphs </w:t>
      </w:r>
      <w:r w:rsidR="00012B76" w:rsidRPr="00012B76">
        <w:rPr>
          <w:rFonts w:ascii="Arial" w:hAnsi="Arial" w:cs="Arial"/>
          <w:color w:val="00B0F0"/>
          <w:sz w:val="19"/>
          <w:szCs w:val="19"/>
          <w:shd w:val="clear" w:color="auto" w:fill="FFFFFF"/>
        </w:rPr>
        <w:t>of the Abstract to reduce the redundancy with the Introductio</w:t>
      </w:r>
      <w:r w:rsidR="003D53E1">
        <w:rPr>
          <w:rFonts w:ascii="Arial" w:hAnsi="Arial" w:cs="Arial"/>
          <w:color w:val="00B0F0"/>
          <w:sz w:val="19"/>
          <w:szCs w:val="19"/>
          <w:shd w:val="clear" w:color="auto" w:fill="FFFFFF"/>
        </w:rPr>
        <w:t>n</w:t>
      </w:r>
      <w:r>
        <w:rPr>
          <w:rFonts w:ascii="Arial" w:hAnsi="Arial" w:cs="Arial"/>
          <w:color w:val="00B0F0"/>
          <w:sz w:val="19"/>
          <w:szCs w:val="19"/>
          <w:shd w:val="clear" w:color="auto" w:fill="FFFFFF"/>
        </w:rPr>
        <w:t>.</w:t>
      </w:r>
    </w:p>
    <w:p w14:paraId="43EFF66E" w14:textId="457C4F5F" w:rsidR="000C5B4E" w:rsidRPr="006B06FC" w:rsidRDefault="000C5B4E" w:rsidP="000C5B4E">
      <w:pPr>
        <w:rPr>
          <w:rFonts w:ascii="Cambria" w:hAnsi="Cambria"/>
          <w:b/>
          <w:u w:val="single"/>
        </w:rPr>
      </w:pPr>
      <w:r w:rsidRPr="006B06FC">
        <w:rPr>
          <w:rFonts w:ascii="Cambria" w:hAnsi="Cambria"/>
          <w:b/>
          <w:u w:val="single"/>
        </w:rPr>
        <w:t>Comment #</w:t>
      </w:r>
      <w:r>
        <w:rPr>
          <w:rFonts w:ascii="Cambria" w:hAnsi="Cambria"/>
          <w:b/>
          <w:u w:val="single"/>
        </w:rPr>
        <w:t>2</w:t>
      </w:r>
      <w:r w:rsidR="00155F48">
        <w:rPr>
          <w:rFonts w:ascii="Cambria" w:hAnsi="Cambria"/>
          <w:b/>
        </w:rPr>
        <w:tab/>
      </w:r>
      <w:r w:rsidR="00155F48">
        <w:rPr>
          <w:rFonts w:ascii="Cambria" w:hAnsi="Cambria"/>
          <w:b/>
        </w:rPr>
        <w:tab/>
      </w:r>
      <w:r w:rsidR="00155F48">
        <w:rPr>
          <w:rFonts w:ascii="Cambria" w:hAnsi="Cambria"/>
          <w:b/>
        </w:rPr>
        <w:tab/>
      </w:r>
    </w:p>
    <w:p w14:paraId="67CDBCCA" w14:textId="61DE0D82" w:rsidR="000C5B4E" w:rsidRPr="000C5B4E" w:rsidRDefault="000C5B4E" w:rsidP="000C5B4E">
      <w:r>
        <w:t xml:space="preserve">On page 4 in the first paragraph the authors write “The proposed GCMC-MBAR method </w:t>
      </w:r>
      <w:commentRangeStart w:id="0"/>
      <w:commentRangeStart w:id="1"/>
      <w:r>
        <w:t xml:space="preserve">is identical </w:t>
      </w:r>
      <w:commentRangeEnd w:id="0"/>
      <w:r w:rsidR="00687213">
        <w:rPr>
          <w:rStyle w:val="CommentReference"/>
        </w:rPr>
        <w:commentReference w:id="0"/>
      </w:r>
      <w:commentRangeEnd w:id="1"/>
      <w:r w:rsidR="00A47736">
        <w:rPr>
          <w:rStyle w:val="CommentReference"/>
        </w:rPr>
        <w:commentReference w:id="1"/>
      </w:r>
      <w:r>
        <w:t>to the traditional GCMC-HR approach except that MBAR reweights configurations rather than histograms</w:t>
      </w:r>
      <w:r w:rsidR="00965F67">
        <w:t>.</w:t>
      </w:r>
      <w:r>
        <w:t xml:space="preserve">” It is very natural for the readers to concern about the memory burden and computational cost of this approach since a big amount of additional data needs to be saved from the simulation. The authors address this issue by adopting the basis function in the latter part of the manuscript, but it is better to mention it somewhere early in the paper. </w:t>
      </w:r>
      <w:r w:rsidRPr="00012B76">
        <w:rPr>
          <w:rFonts w:ascii="Arial" w:hAnsi="Arial" w:cs="Arial"/>
          <w:color w:val="222222"/>
          <w:sz w:val="19"/>
          <w:szCs w:val="19"/>
          <w:shd w:val="clear" w:color="auto" w:fill="FFFFFF"/>
        </w:rPr>
        <w:t xml:space="preserve"> </w:t>
      </w:r>
    </w:p>
    <w:p w14:paraId="5AD081A0" w14:textId="391B52A3" w:rsidR="000C5B4E" w:rsidRPr="006B06FC" w:rsidRDefault="000C5B4E" w:rsidP="000C5B4E">
      <w:pPr>
        <w:rPr>
          <w:rFonts w:ascii="Cambria" w:hAnsi="Cambria"/>
          <w:b/>
          <w:i/>
          <w:sz w:val="24"/>
        </w:rPr>
      </w:pPr>
      <w:r w:rsidRPr="006B06FC">
        <w:rPr>
          <w:b/>
          <w:i/>
          <w:color w:val="00B0F0"/>
        </w:rPr>
        <w:t>Response</w:t>
      </w:r>
      <w:r>
        <w:rPr>
          <w:b/>
          <w:i/>
          <w:color w:val="00B0F0"/>
        </w:rPr>
        <w:t xml:space="preserve"> #2</w:t>
      </w:r>
    </w:p>
    <w:p w14:paraId="48094DB0" w14:textId="4F7632D1" w:rsidR="00BD5AF1" w:rsidRDefault="00BD5AF1"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We agree with the reviewer that some readers might be concerned about the additional memory burden</w:t>
      </w:r>
      <w:r w:rsidR="009F5122">
        <w:rPr>
          <w:rFonts w:ascii="Arial" w:hAnsi="Arial" w:cs="Arial"/>
          <w:color w:val="00B0F0"/>
          <w:sz w:val="19"/>
          <w:szCs w:val="19"/>
          <w:shd w:val="clear" w:color="auto" w:fill="FFFFFF"/>
        </w:rPr>
        <w:t xml:space="preserve"> of storing configuration files</w:t>
      </w:r>
      <w:r>
        <w:rPr>
          <w:rFonts w:ascii="Arial" w:hAnsi="Arial" w:cs="Arial"/>
          <w:color w:val="00B0F0"/>
          <w:sz w:val="19"/>
          <w:szCs w:val="19"/>
          <w:shd w:val="clear" w:color="auto" w:fill="FFFFFF"/>
        </w:rPr>
        <w:t xml:space="preserve">. </w:t>
      </w:r>
      <w:r w:rsidR="009F5122">
        <w:rPr>
          <w:rFonts w:ascii="Arial" w:hAnsi="Arial" w:cs="Arial"/>
          <w:color w:val="00B0F0"/>
          <w:sz w:val="19"/>
          <w:szCs w:val="19"/>
          <w:shd w:val="clear" w:color="auto" w:fill="FFFFFF"/>
        </w:rPr>
        <w:t>Although we discuss</w:t>
      </w:r>
      <w:r w:rsidR="00965F67">
        <w:rPr>
          <w:rFonts w:ascii="Arial" w:hAnsi="Arial" w:cs="Arial"/>
          <w:color w:val="00B0F0"/>
          <w:sz w:val="19"/>
          <w:szCs w:val="19"/>
          <w:shd w:val="clear" w:color="auto" w:fill="FFFFFF"/>
        </w:rPr>
        <w:t xml:space="preserve"> later in the manuscript</w:t>
      </w:r>
      <w:r w:rsidR="009F5122">
        <w:rPr>
          <w:rFonts w:ascii="Arial" w:hAnsi="Arial" w:cs="Arial"/>
          <w:color w:val="00B0F0"/>
          <w:sz w:val="19"/>
          <w:szCs w:val="19"/>
          <w:shd w:val="clear" w:color="auto" w:fill="FFFFFF"/>
        </w:rPr>
        <w:t xml:space="preserve"> </w:t>
      </w:r>
      <w:r w:rsidR="00965F67">
        <w:rPr>
          <w:rFonts w:ascii="Arial" w:hAnsi="Arial" w:cs="Arial"/>
          <w:color w:val="00B0F0"/>
          <w:sz w:val="19"/>
          <w:szCs w:val="19"/>
          <w:shd w:val="clear" w:color="auto" w:fill="FFFFFF"/>
        </w:rPr>
        <w:t xml:space="preserve">how </w:t>
      </w:r>
      <w:r w:rsidR="009F5122">
        <w:rPr>
          <w:rFonts w:ascii="Arial" w:hAnsi="Arial" w:cs="Arial"/>
          <w:color w:val="00B0F0"/>
          <w:sz w:val="19"/>
          <w:szCs w:val="19"/>
          <w:shd w:val="clear" w:color="auto" w:fill="FFFFFF"/>
        </w:rPr>
        <w:t>basis functions</w:t>
      </w:r>
      <w:r w:rsidR="00965F67">
        <w:rPr>
          <w:rFonts w:ascii="Arial" w:hAnsi="Arial" w:cs="Arial"/>
          <w:color w:val="00B0F0"/>
          <w:sz w:val="19"/>
          <w:szCs w:val="19"/>
          <w:shd w:val="clear" w:color="auto" w:fill="FFFFFF"/>
        </w:rPr>
        <w:t xml:space="preserve"> can ease this concern</w:t>
      </w:r>
      <w:r w:rsidR="009F5122">
        <w:rPr>
          <w:rFonts w:ascii="Arial" w:hAnsi="Arial" w:cs="Arial"/>
          <w:color w:val="00B0F0"/>
          <w:sz w:val="19"/>
          <w:szCs w:val="19"/>
          <w:shd w:val="clear" w:color="auto" w:fill="FFFFFF"/>
        </w:rPr>
        <w:t xml:space="preserve">, </w:t>
      </w:r>
      <w:r>
        <w:rPr>
          <w:rFonts w:ascii="Arial" w:hAnsi="Arial" w:cs="Arial"/>
          <w:color w:val="00B0F0"/>
          <w:sz w:val="19"/>
          <w:szCs w:val="19"/>
          <w:shd w:val="clear" w:color="auto" w:fill="FFFFFF"/>
        </w:rPr>
        <w:t>w</w:t>
      </w:r>
      <w:r w:rsidR="000C5B4E" w:rsidRPr="000C5B4E">
        <w:rPr>
          <w:rFonts w:ascii="Arial" w:hAnsi="Arial" w:cs="Arial"/>
          <w:color w:val="00B0F0"/>
          <w:sz w:val="19"/>
          <w:szCs w:val="19"/>
          <w:shd w:val="clear" w:color="auto" w:fill="FFFFFF"/>
        </w:rPr>
        <w:t>e have modified th</w:t>
      </w:r>
      <w:r>
        <w:rPr>
          <w:rFonts w:ascii="Arial" w:hAnsi="Arial" w:cs="Arial"/>
          <w:color w:val="00B0F0"/>
          <w:sz w:val="19"/>
          <w:szCs w:val="19"/>
          <w:shd w:val="clear" w:color="auto" w:fill="FFFFFF"/>
        </w:rPr>
        <w:t>e</w:t>
      </w:r>
      <w:r w:rsidR="000C5B4E" w:rsidRPr="000C5B4E">
        <w:rPr>
          <w:rFonts w:ascii="Arial" w:hAnsi="Arial" w:cs="Arial"/>
          <w:color w:val="00B0F0"/>
          <w:sz w:val="19"/>
          <w:szCs w:val="19"/>
          <w:shd w:val="clear" w:color="auto" w:fill="FFFFFF"/>
        </w:rPr>
        <w:t xml:space="preserve"> sentence</w:t>
      </w:r>
      <w:r>
        <w:rPr>
          <w:rFonts w:ascii="Arial" w:hAnsi="Arial" w:cs="Arial"/>
          <w:color w:val="00B0F0"/>
          <w:sz w:val="19"/>
          <w:szCs w:val="19"/>
          <w:shd w:val="clear" w:color="auto" w:fill="FFFFFF"/>
        </w:rPr>
        <w:t xml:space="preserve"> on page</w:t>
      </w:r>
      <w:r w:rsidR="00A422C5">
        <w:rPr>
          <w:rFonts w:ascii="Arial" w:hAnsi="Arial" w:cs="Arial"/>
          <w:color w:val="00B0F0"/>
          <w:sz w:val="19"/>
          <w:szCs w:val="19"/>
          <w:shd w:val="clear" w:color="auto" w:fill="FFFFFF"/>
        </w:rPr>
        <w:t>s 3-</w:t>
      </w:r>
      <w:r>
        <w:rPr>
          <w:rFonts w:ascii="Arial" w:hAnsi="Arial" w:cs="Arial"/>
          <w:color w:val="00B0F0"/>
          <w:sz w:val="19"/>
          <w:szCs w:val="19"/>
          <w:shd w:val="clear" w:color="auto" w:fill="FFFFFF"/>
        </w:rPr>
        <w:t xml:space="preserve">4 to </w:t>
      </w:r>
      <w:r w:rsidR="009F5122">
        <w:rPr>
          <w:rFonts w:ascii="Arial" w:hAnsi="Arial" w:cs="Arial"/>
          <w:color w:val="00B0F0"/>
          <w:sz w:val="19"/>
          <w:szCs w:val="19"/>
          <w:shd w:val="clear" w:color="auto" w:fill="FFFFFF"/>
        </w:rPr>
        <w:t>help clarify this issue from the outset</w:t>
      </w:r>
      <w:r w:rsidR="00E5672A">
        <w:rPr>
          <w:rFonts w:ascii="Arial" w:hAnsi="Arial" w:cs="Arial"/>
          <w:color w:val="00B0F0"/>
          <w:sz w:val="19"/>
          <w:szCs w:val="19"/>
          <w:shd w:val="clear" w:color="auto" w:fill="FFFFFF"/>
        </w:rPr>
        <w:t xml:space="preserve">: </w:t>
      </w:r>
    </w:p>
    <w:p w14:paraId="37CA076B" w14:textId="08D63132" w:rsidR="00A422C5" w:rsidRDefault="001250E9" w:rsidP="000C5B4E">
      <w:pPr>
        <w:rPr>
          <w:rFonts w:ascii="Arial" w:hAnsi="Arial" w:cs="Arial"/>
          <w:color w:val="222222"/>
          <w:shd w:val="clear" w:color="auto" w:fill="FFFFFF"/>
        </w:rPr>
      </w:pPr>
      <w:commentRangeStart w:id="2"/>
      <w:commentRangeStart w:id="3"/>
      <w:r w:rsidRPr="001250E9">
        <w:rPr>
          <w:rFonts w:ascii="Arial" w:hAnsi="Arial" w:cs="Arial"/>
          <w:noProof/>
          <w:color w:val="222222"/>
          <w:shd w:val="clear" w:color="auto" w:fill="FFFFFF"/>
        </w:rPr>
        <w:drawing>
          <wp:inline distT="0" distB="0" distL="0" distR="0" wp14:anchorId="1B85ADC4" wp14:editId="1AD4568F">
            <wp:extent cx="5943600" cy="631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31190"/>
                    </a:xfrm>
                    <a:prstGeom prst="rect">
                      <a:avLst/>
                    </a:prstGeom>
                    <a:noFill/>
                    <a:ln>
                      <a:noFill/>
                    </a:ln>
                  </pic:spPr>
                </pic:pic>
              </a:graphicData>
            </a:graphic>
          </wp:inline>
        </w:drawing>
      </w:r>
      <w:commentRangeEnd w:id="2"/>
      <w:r w:rsidR="00687213">
        <w:rPr>
          <w:rStyle w:val="CommentReference"/>
        </w:rPr>
        <w:commentReference w:id="2"/>
      </w:r>
      <w:commentRangeEnd w:id="3"/>
      <w:r w:rsidR="00A47736">
        <w:rPr>
          <w:rStyle w:val="CommentReference"/>
        </w:rPr>
        <w:commentReference w:id="3"/>
      </w:r>
    </w:p>
    <w:p w14:paraId="1C29F4AD" w14:textId="56452A49" w:rsidR="001250E9" w:rsidRDefault="001250E9" w:rsidP="000C5B4E">
      <w:pPr>
        <w:rPr>
          <w:rFonts w:ascii="Arial" w:hAnsi="Arial" w:cs="Arial"/>
          <w:color w:val="222222"/>
          <w:shd w:val="clear" w:color="auto" w:fill="FFFFFF"/>
        </w:rPr>
      </w:pPr>
      <w:r w:rsidRPr="001250E9">
        <w:rPr>
          <w:rFonts w:ascii="Arial" w:hAnsi="Arial" w:cs="Arial"/>
          <w:noProof/>
          <w:color w:val="222222"/>
          <w:shd w:val="clear" w:color="auto" w:fill="FFFFFF"/>
        </w:rPr>
        <w:drawing>
          <wp:inline distT="0" distB="0" distL="0" distR="0" wp14:anchorId="19014A84" wp14:editId="663672EB">
            <wp:extent cx="5943600" cy="713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13740"/>
                    </a:xfrm>
                    <a:prstGeom prst="rect">
                      <a:avLst/>
                    </a:prstGeom>
                    <a:noFill/>
                    <a:ln>
                      <a:noFill/>
                    </a:ln>
                  </pic:spPr>
                </pic:pic>
              </a:graphicData>
            </a:graphic>
          </wp:inline>
        </w:drawing>
      </w:r>
    </w:p>
    <w:p w14:paraId="00A7AB57" w14:textId="33CB6203" w:rsidR="00E5672A" w:rsidRDefault="008A2515" w:rsidP="000C5B4E">
      <w:pPr>
        <w:rPr>
          <w:rFonts w:ascii="Cambria" w:hAnsi="Cambria"/>
          <w:b/>
          <w:u w:val="single"/>
        </w:rPr>
      </w:pPr>
      <w:r>
        <w:rPr>
          <w:rFonts w:ascii="Arial" w:hAnsi="Arial" w:cs="Arial"/>
          <w:color w:val="00B0F0"/>
          <w:sz w:val="19"/>
          <w:szCs w:val="19"/>
          <w:shd w:val="clear" w:color="auto" w:fill="FFFFFF"/>
        </w:rPr>
        <w:lastRenderedPageBreak/>
        <w:t>However, w</w:t>
      </w:r>
      <w:r w:rsidR="00E5672A">
        <w:rPr>
          <w:rFonts w:ascii="Arial" w:hAnsi="Arial" w:cs="Arial"/>
          <w:color w:val="00B0F0"/>
          <w:sz w:val="19"/>
          <w:szCs w:val="19"/>
          <w:shd w:val="clear" w:color="auto" w:fill="FFFFFF"/>
        </w:rPr>
        <w:t xml:space="preserve">e would like to emphasize that GCMC-MBAR dramatically </w:t>
      </w:r>
      <w:r w:rsidR="00E5672A" w:rsidRPr="00E5672A">
        <w:rPr>
          <w:rFonts w:ascii="Arial" w:hAnsi="Arial" w:cs="Arial"/>
          <w:color w:val="00B0F0"/>
          <w:sz w:val="19"/>
          <w:szCs w:val="19"/>
          <w:u w:val="single"/>
          <w:shd w:val="clear" w:color="auto" w:fill="FFFFFF"/>
        </w:rPr>
        <w:t>reduces</w:t>
      </w:r>
      <w:r w:rsidR="00E5672A">
        <w:rPr>
          <w:rFonts w:ascii="Arial" w:hAnsi="Arial" w:cs="Arial"/>
          <w:color w:val="00B0F0"/>
          <w:sz w:val="19"/>
          <w:szCs w:val="19"/>
          <w:shd w:val="clear" w:color="auto" w:fill="FFFFFF"/>
        </w:rPr>
        <w:t xml:space="preserve"> the computational cost compared to performing GCMC-HR for numerous </w:t>
      </w:r>
      <w:proofErr w:type="gramStart"/>
      <w:r w:rsidR="00E5672A">
        <w:rPr>
          <w:rFonts w:ascii="Arial" w:hAnsi="Arial" w:cs="Arial"/>
          <w:color w:val="00B0F0"/>
          <w:sz w:val="19"/>
          <w:szCs w:val="19"/>
          <w:shd w:val="clear" w:color="auto" w:fill="FFFFFF"/>
        </w:rPr>
        <w:t>parameter</w:t>
      </w:r>
      <w:proofErr w:type="gramEnd"/>
      <w:r w:rsidR="00E5672A">
        <w:rPr>
          <w:rFonts w:ascii="Arial" w:hAnsi="Arial" w:cs="Arial"/>
          <w:color w:val="00B0F0"/>
          <w:sz w:val="19"/>
          <w:szCs w:val="19"/>
          <w:shd w:val="clear" w:color="auto" w:fill="FFFFFF"/>
        </w:rPr>
        <w:t xml:space="preserve"> sets. For the simple case of computing phase equilibria for a single parameter set, GCMC-MBAR and GCMC-HR have the same computational cost.</w:t>
      </w:r>
    </w:p>
    <w:p w14:paraId="46A98F5C" w14:textId="04886C19" w:rsidR="000C5B4E" w:rsidRPr="006B06FC" w:rsidRDefault="000C5B4E" w:rsidP="000C5B4E">
      <w:pPr>
        <w:rPr>
          <w:rFonts w:ascii="Cambria" w:hAnsi="Cambria"/>
          <w:b/>
          <w:u w:val="single"/>
        </w:rPr>
      </w:pPr>
      <w:r w:rsidRPr="006B06FC">
        <w:rPr>
          <w:rFonts w:ascii="Cambria" w:hAnsi="Cambria"/>
          <w:b/>
          <w:u w:val="single"/>
        </w:rPr>
        <w:t>Comment #</w:t>
      </w:r>
      <w:r>
        <w:rPr>
          <w:rFonts w:ascii="Cambria" w:hAnsi="Cambria"/>
          <w:b/>
          <w:u w:val="single"/>
        </w:rPr>
        <w:t>3</w:t>
      </w:r>
    </w:p>
    <w:p w14:paraId="71ED9BBA" w14:textId="4C57777B" w:rsidR="000C5B4E" w:rsidRPr="000C5B4E" w:rsidRDefault="000C5B4E" w:rsidP="000C5B4E">
      <w:pPr>
        <w:rPr>
          <w:rFonts w:ascii="Arial" w:hAnsi="Arial" w:cs="Arial"/>
          <w:color w:val="222222"/>
          <w:sz w:val="19"/>
          <w:szCs w:val="19"/>
          <w:shd w:val="clear" w:color="auto" w:fill="FFFFFF"/>
        </w:rPr>
      </w:pPr>
      <w:r w:rsidRPr="000C5B4E">
        <w:rPr>
          <w:rFonts w:ascii="Arial" w:hAnsi="Arial" w:cs="Arial"/>
          <w:color w:val="222222"/>
          <w:sz w:val="19"/>
          <w:szCs w:val="19"/>
          <w:shd w:val="clear" w:color="auto" w:fill="FFFFFF"/>
        </w:rPr>
        <w:t xml:space="preserve">On page 4 in the third paragraph the authors talk about the bad performance of MBAR-ITIC when the changes of </w:t>
      </w:r>
      <w:r w:rsidR="0094738C" w:rsidRPr="000C5B4E">
        <w:rPr>
          <w:rFonts w:ascii="Cambria Math" w:hAnsi="Cambria Math" w:cs="Cambria Math"/>
          <w:color w:val="222222"/>
          <w:sz w:val="19"/>
          <w:szCs w:val="19"/>
          <w:shd w:val="clear" w:color="auto" w:fill="FFFFFF"/>
        </w:rPr>
        <w:t>𝜎</w:t>
      </w:r>
      <w:r w:rsidR="0094738C">
        <w:rPr>
          <w:rFonts w:ascii="Cambria Math" w:hAnsi="Cambria Math" w:cs="Cambria Math"/>
          <w:color w:val="222222"/>
          <w:sz w:val="19"/>
          <w:szCs w:val="19"/>
          <w:shd w:val="clear" w:color="auto" w:fill="FFFFFF"/>
        </w:rPr>
        <w:t xml:space="preserve"> </w:t>
      </w:r>
      <w:r w:rsidR="0094738C" w:rsidRPr="000C5B4E">
        <w:rPr>
          <w:rFonts w:ascii="Arial" w:hAnsi="Arial" w:cs="Arial"/>
          <w:color w:val="222222"/>
          <w:sz w:val="19"/>
          <w:szCs w:val="19"/>
          <w:shd w:val="clear" w:color="auto" w:fill="FFFFFF"/>
        </w:rPr>
        <w:t xml:space="preserve">and </w:t>
      </w:r>
      <w:r w:rsidR="0094738C" w:rsidRPr="000C5B4E">
        <w:rPr>
          <w:rFonts w:ascii="Cambria Math" w:hAnsi="Cambria Math" w:cs="Cambria Math"/>
          <w:color w:val="222222"/>
          <w:sz w:val="19"/>
          <w:szCs w:val="19"/>
          <w:shd w:val="clear" w:color="auto" w:fill="FFFFFF"/>
        </w:rPr>
        <w:t>𝜆</w:t>
      </w:r>
      <w:r w:rsidR="0094738C" w:rsidRPr="000C5B4E">
        <w:rPr>
          <w:rFonts w:ascii="Arial" w:hAnsi="Arial" w:cs="Arial"/>
          <w:color w:val="222222"/>
          <w:sz w:val="19"/>
          <w:szCs w:val="19"/>
          <w:shd w:val="clear" w:color="auto" w:fill="FFFFFF"/>
        </w:rPr>
        <w:t xml:space="preserve"> </w:t>
      </w:r>
      <w:r w:rsidRPr="000C5B4E">
        <w:rPr>
          <w:rFonts w:ascii="Arial" w:hAnsi="Arial" w:cs="Arial"/>
          <w:color w:val="222222"/>
          <w:sz w:val="19"/>
          <w:szCs w:val="19"/>
          <w:shd w:val="clear" w:color="auto" w:fill="FFFFFF"/>
        </w:rPr>
        <w:t xml:space="preserve">are large. Can you add </w:t>
      </w:r>
      <w:r w:rsidR="0094738C">
        <w:rPr>
          <w:rFonts w:ascii="Arial" w:hAnsi="Arial" w:cs="Arial"/>
          <w:color w:val="222222"/>
          <w:sz w:val="19"/>
          <w:szCs w:val="19"/>
          <w:shd w:val="clear" w:color="auto" w:fill="FFFFFF"/>
        </w:rPr>
        <w:t xml:space="preserve">a </w:t>
      </w:r>
      <w:r w:rsidRPr="000C5B4E">
        <w:rPr>
          <w:rFonts w:ascii="Arial" w:hAnsi="Arial" w:cs="Arial"/>
          <w:color w:val="222222"/>
          <w:sz w:val="19"/>
          <w:szCs w:val="19"/>
          <w:shd w:val="clear" w:color="auto" w:fill="FFFFFF"/>
        </w:rPr>
        <w:t xml:space="preserve">short explanation from the cited paper here? </w:t>
      </w:r>
    </w:p>
    <w:p w14:paraId="437C3092" w14:textId="7AA1C088" w:rsidR="000C5B4E" w:rsidRPr="006B06FC" w:rsidRDefault="000C5B4E" w:rsidP="000C5B4E">
      <w:pPr>
        <w:rPr>
          <w:rFonts w:ascii="Cambria" w:hAnsi="Cambria"/>
          <w:b/>
          <w:i/>
          <w:sz w:val="24"/>
        </w:rPr>
      </w:pPr>
      <w:r w:rsidRPr="006B06FC">
        <w:rPr>
          <w:b/>
          <w:i/>
          <w:color w:val="00B0F0"/>
        </w:rPr>
        <w:t>Response</w:t>
      </w:r>
      <w:r>
        <w:rPr>
          <w:b/>
          <w:i/>
          <w:color w:val="00B0F0"/>
        </w:rPr>
        <w:t xml:space="preserve"> #3</w:t>
      </w:r>
    </w:p>
    <w:p w14:paraId="26F07084" w14:textId="05B089EC" w:rsidR="00847B15" w:rsidRDefault="003A58D5"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Molecular</w:t>
      </w:r>
      <w:r w:rsidR="009E2C2C">
        <w:rPr>
          <w:rFonts w:ascii="Arial" w:hAnsi="Arial" w:cs="Arial"/>
          <w:color w:val="00B0F0"/>
          <w:sz w:val="19"/>
          <w:szCs w:val="19"/>
          <w:shd w:val="clear" w:color="auto" w:fill="FFFFFF"/>
        </w:rPr>
        <w:t xml:space="preserve"> </w:t>
      </w:r>
      <w:r w:rsidR="00847B15">
        <w:rPr>
          <w:rFonts w:ascii="Arial" w:hAnsi="Arial" w:cs="Arial"/>
          <w:color w:val="00B0F0"/>
          <w:sz w:val="19"/>
          <w:szCs w:val="19"/>
          <w:shd w:val="clear" w:color="auto" w:fill="FFFFFF"/>
        </w:rPr>
        <w:t xml:space="preserve">configurations </w:t>
      </w:r>
      <w:r>
        <w:rPr>
          <w:rFonts w:ascii="Arial" w:hAnsi="Arial" w:cs="Arial"/>
          <w:color w:val="00B0F0"/>
          <w:sz w:val="19"/>
          <w:szCs w:val="19"/>
          <w:shd w:val="clear" w:color="auto" w:fill="FFFFFF"/>
        </w:rPr>
        <w:t xml:space="preserve">in the liquid phase </w:t>
      </w:r>
      <w:r w:rsidR="00847B15">
        <w:rPr>
          <w:rFonts w:ascii="Arial" w:hAnsi="Arial" w:cs="Arial"/>
          <w:color w:val="00B0F0"/>
          <w:sz w:val="19"/>
          <w:szCs w:val="19"/>
          <w:shd w:val="clear" w:color="auto" w:fill="FFFFFF"/>
        </w:rPr>
        <w:t>depend primarily on close-range repulsi</w:t>
      </w:r>
      <w:r>
        <w:rPr>
          <w:rFonts w:ascii="Arial" w:hAnsi="Arial" w:cs="Arial"/>
          <w:color w:val="00B0F0"/>
          <w:sz w:val="19"/>
          <w:szCs w:val="19"/>
          <w:shd w:val="clear" w:color="auto" w:fill="FFFFFF"/>
        </w:rPr>
        <w:t>ve interactions</w:t>
      </w:r>
      <w:r w:rsidR="00847B15">
        <w:rPr>
          <w:rFonts w:ascii="Arial" w:hAnsi="Arial" w:cs="Arial"/>
          <w:color w:val="00B0F0"/>
          <w:sz w:val="19"/>
          <w:szCs w:val="19"/>
          <w:shd w:val="clear" w:color="auto" w:fill="FFFFFF"/>
        </w:rPr>
        <w:t xml:space="preserve"> (i.e., the size and repulsive exponent parameters). Therefore, two vastly different values of </w:t>
      </w:r>
      <w:r w:rsidR="00847B15" w:rsidRPr="00E6204E">
        <w:rPr>
          <w:rFonts w:ascii="Cambria Math" w:hAnsi="Cambria Math" w:cs="Cambria Math"/>
          <w:color w:val="00B0F0"/>
          <w:sz w:val="19"/>
          <w:szCs w:val="19"/>
          <w:shd w:val="clear" w:color="auto" w:fill="FFFFFF"/>
        </w:rPr>
        <w:t>𝜎</w:t>
      </w:r>
      <w:r w:rsidR="00847B15" w:rsidRPr="00E6204E">
        <w:rPr>
          <w:rFonts w:ascii="Arial" w:hAnsi="Arial" w:cs="Arial"/>
          <w:color w:val="00B0F0"/>
          <w:sz w:val="19"/>
          <w:szCs w:val="19"/>
          <w:shd w:val="clear" w:color="auto" w:fill="FFFFFF"/>
        </w:rPr>
        <w:t xml:space="preserve"> </w:t>
      </w:r>
      <w:r w:rsidR="00847B15">
        <w:rPr>
          <w:rFonts w:ascii="Arial" w:hAnsi="Arial" w:cs="Arial"/>
          <w:color w:val="00B0F0"/>
          <w:sz w:val="19"/>
          <w:szCs w:val="19"/>
          <w:shd w:val="clear" w:color="auto" w:fill="FFFFFF"/>
        </w:rPr>
        <w:t>or</w:t>
      </w:r>
      <w:r w:rsidR="00847B15" w:rsidRPr="00E6204E">
        <w:rPr>
          <w:rFonts w:ascii="Arial" w:hAnsi="Arial" w:cs="Arial"/>
          <w:color w:val="00B0F0"/>
          <w:sz w:val="19"/>
          <w:szCs w:val="19"/>
          <w:shd w:val="clear" w:color="auto" w:fill="FFFFFF"/>
        </w:rPr>
        <w:t xml:space="preserve"> </w:t>
      </w:r>
      <w:r w:rsidR="00847B15" w:rsidRPr="00E6204E">
        <w:rPr>
          <w:rFonts w:ascii="Cambria Math" w:hAnsi="Cambria Math" w:cs="Cambria Math"/>
          <w:color w:val="00B0F0"/>
          <w:sz w:val="19"/>
          <w:szCs w:val="19"/>
          <w:shd w:val="clear" w:color="auto" w:fill="FFFFFF"/>
        </w:rPr>
        <w:t>𝜆</w:t>
      </w:r>
      <w:r w:rsidR="00E6204E">
        <w:rPr>
          <w:rFonts w:ascii="Arial" w:hAnsi="Arial" w:cs="Arial"/>
          <w:color w:val="00B0F0"/>
          <w:sz w:val="19"/>
          <w:szCs w:val="19"/>
          <w:shd w:val="clear" w:color="auto" w:fill="FFFFFF"/>
        </w:rPr>
        <w:t xml:space="preserve"> </w:t>
      </w:r>
      <w:r w:rsidR="00847B15">
        <w:rPr>
          <w:rFonts w:ascii="Arial" w:hAnsi="Arial" w:cs="Arial"/>
          <w:color w:val="00B0F0"/>
          <w:sz w:val="19"/>
          <w:szCs w:val="19"/>
          <w:shd w:val="clear" w:color="auto" w:fill="FFFFFF"/>
        </w:rPr>
        <w:t xml:space="preserve">will sample from very different </w:t>
      </w:r>
      <w:r w:rsidR="009E2C2C">
        <w:rPr>
          <w:rFonts w:ascii="Arial" w:hAnsi="Arial" w:cs="Arial"/>
          <w:color w:val="00B0F0"/>
          <w:sz w:val="19"/>
          <w:szCs w:val="19"/>
          <w:shd w:val="clear" w:color="auto" w:fill="FFFFFF"/>
        </w:rPr>
        <w:t xml:space="preserve">regions of </w:t>
      </w:r>
      <w:r w:rsidR="00847B15">
        <w:rPr>
          <w:rFonts w:ascii="Arial" w:hAnsi="Arial" w:cs="Arial"/>
          <w:color w:val="00B0F0"/>
          <w:sz w:val="19"/>
          <w:szCs w:val="19"/>
          <w:shd w:val="clear" w:color="auto" w:fill="FFFFFF"/>
        </w:rPr>
        <w:t>configurational space</w:t>
      </w:r>
      <w:r w:rsidR="009E2C2C">
        <w:rPr>
          <w:rFonts w:ascii="Arial" w:hAnsi="Arial" w:cs="Arial"/>
          <w:color w:val="00B0F0"/>
          <w:sz w:val="19"/>
          <w:szCs w:val="19"/>
          <w:shd w:val="clear" w:color="auto" w:fill="FFFFFF"/>
        </w:rPr>
        <w:t>, which leads to poor overlap</w:t>
      </w:r>
      <w:r w:rsidR="00847B15">
        <w:rPr>
          <w:rFonts w:ascii="Arial" w:hAnsi="Arial" w:cs="Arial"/>
          <w:color w:val="00B0F0"/>
          <w:sz w:val="19"/>
          <w:szCs w:val="19"/>
          <w:shd w:val="clear" w:color="auto" w:fill="FFFFFF"/>
        </w:rPr>
        <w:t xml:space="preserve">. We have provided the following explanation on page </w:t>
      </w:r>
      <w:r w:rsidR="00A422C5">
        <w:rPr>
          <w:rFonts w:ascii="Arial" w:hAnsi="Arial" w:cs="Arial"/>
          <w:color w:val="00B0F0"/>
          <w:sz w:val="19"/>
          <w:szCs w:val="19"/>
          <w:shd w:val="clear" w:color="auto" w:fill="FFFFFF"/>
        </w:rPr>
        <w:t>4</w:t>
      </w:r>
      <w:r w:rsidR="00847B15">
        <w:rPr>
          <w:rFonts w:ascii="Arial" w:hAnsi="Arial" w:cs="Arial"/>
          <w:color w:val="00B0F0"/>
          <w:sz w:val="19"/>
          <w:szCs w:val="19"/>
          <w:shd w:val="clear" w:color="auto" w:fill="FFFFFF"/>
        </w:rPr>
        <w:t>:</w:t>
      </w:r>
    </w:p>
    <w:p w14:paraId="4AD3C806" w14:textId="24379A33" w:rsidR="00E752D5" w:rsidRDefault="001250E9" w:rsidP="000C5B4E">
      <w:pPr>
        <w:rPr>
          <w:rFonts w:ascii="Arial" w:hAnsi="Arial" w:cs="Arial"/>
          <w:color w:val="00B0F0"/>
          <w:sz w:val="19"/>
          <w:szCs w:val="19"/>
          <w:shd w:val="clear" w:color="auto" w:fill="FFFFFF"/>
        </w:rPr>
      </w:pPr>
      <w:r w:rsidRPr="001250E9">
        <w:rPr>
          <w:rFonts w:ascii="Arial" w:hAnsi="Arial" w:cs="Arial"/>
          <w:noProof/>
          <w:color w:val="00B0F0"/>
          <w:sz w:val="19"/>
          <w:szCs w:val="19"/>
          <w:shd w:val="clear" w:color="auto" w:fill="FFFFFF"/>
        </w:rPr>
        <w:drawing>
          <wp:inline distT="0" distB="0" distL="0" distR="0" wp14:anchorId="687F176A" wp14:editId="6C3BA11B">
            <wp:extent cx="5943600" cy="877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77570"/>
                    </a:xfrm>
                    <a:prstGeom prst="rect">
                      <a:avLst/>
                    </a:prstGeom>
                    <a:noFill/>
                    <a:ln>
                      <a:noFill/>
                    </a:ln>
                  </pic:spPr>
                </pic:pic>
              </a:graphicData>
            </a:graphic>
          </wp:inline>
        </w:drawing>
      </w:r>
    </w:p>
    <w:p w14:paraId="1DA8A968" w14:textId="5C66F72C" w:rsidR="000C5B4E" w:rsidRPr="00155F48" w:rsidRDefault="000C5B4E" w:rsidP="000C5B4E">
      <w:pPr>
        <w:rPr>
          <w:rFonts w:ascii="Cambria" w:hAnsi="Cambria"/>
          <w:b/>
        </w:rPr>
      </w:pPr>
      <w:r w:rsidRPr="006B06FC">
        <w:rPr>
          <w:rFonts w:ascii="Cambria" w:hAnsi="Cambria"/>
          <w:b/>
          <w:u w:val="single"/>
        </w:rPr>
        <w:t>Comment #</w:t>
      </w:r>
      <w:r>
        <w:rPr>
          <w:rFonts w:ascii="Cambria" w:hAnsi="Cambria"/>
          <w:b/>
          <w:u w:val="single"/>
        </w:rPr>
        <w:t>4</w:t>
      </w:r>
      <w:r w:rsidR="00155F48">
        <w:rPr>
          <w:rFonts w:ascii="Cambria" w:hAnsi="Cambria"/>
          <w:b/>
        </w:rPr>
        <w:tab/>
      </w:r>
      <w:r w:rsidR="00155F48">
        <w:rPr>
          <w:rFonts w:ascii="Cambria" w:hAnsi="Cambria"/>
          <w:b/>
        </w:rPr>
        <w:tab/>
      </w:r>
      <w:r w:rsidR="00155F48">
        <w:rPr>
          <w:rFonts w:ascii="Cambria" w:hAnsi="Cambria"/>
          <w:b/>
        </w:rPr>
        <w:tab/>
      </w:r>
      <w:r w:rsidR="00155F48">
        <w:rPr>
          <w:rFonts w:ascii="Cambria" w:hAnsi="Cambria"/>
          <w:b/>
        </w:rPr>
        <w:tab/>
      </w:r>
    </w:p>
    <w:p w14:paraId="6A77C76E" w14:textId="6A86A16A" w:rsidR="000C5B4E" w:rsidRPr="00012B76" w:rsidRDefault="000C5B4E" w:rsidP="000C5B4E">
      <w:pPr>
        <w:rPr>
          <w:rFonts w:ascii="Arial" w:hAnsi="Arial" w:cs="Arial"/>
          <w:color w:val="222222"/>
          <w:sz w:val="19"/>
          <w:szCs w:val="19"/>
          <w:shd w:val="clear" w:color="auto" w:fill="FFFFFF"/>
        </w:rPr>
      </w:pPr>
      <w:r w:rsidRPr="000C5B4E">
        <w:rPr>
          <w:rFonts w:ascii="Arial" w:hAnsi="Arial" w:cs="Arial"/>
          <w:color w:val="222222"/>
          <w:sz w:val="19"/>
          <w:szCs w:val="19"/>
          <w:shd w:val="clear" w:color="auto" w:fill="FFFFFF"/>
        </w:rPr>
        <w:t xml:space="preserve">On page 5 in the third paragraph the authors admit that GCMC-MBAR is very similar to HS-GCMC in nature. They are both powerful tools to optimize force field parameters and the authors list several advantages of GCMC-MBAR over HS-GCMC in their opinion. I think this is a very important comparison that the authors need to address more. Does HS-GCMC possess the same capability as GCMC-MBAR and does it suffer from the same problem that GCMC-MBAR has when predicting the liquid phase saturation properties at </w:t>
      </w:r>
      <w:r w:rsidRPr="000C5B4E">
        <w:rPr>
          <w:rFonts w:ascii="Cambria Math" w:hAnsi="Cambria Math" w:cs="Cambria Math"/>
          <w:color w:val="222222"/>
          <w:sz w:val="19"/>
          <w:szCs w:val="19"/>
          <w:shd w:val="clear" w:color="auto" w:fill="FFFFFF"/>
        </w:rPr>
        <w:t>𝜃</w:t>
      </w:r>
      <w:r w:rsidRPr="00136554">
        <w:rPr>
          <w:rFonts w:ascii="Cambria Math" w:hAnsi="Cambria Math" w:cs="Cambria Math"/>
          <w:color w:val="222222"/>
          <w:sz w:val="19"/>
          <w:szCs w:val="19"/>
          <w:shd w:val="clear" w:color="auto" w:fill="FFFFFF"/>
          <w:vertAlign w:val="subscript"/>
        </w:rPr>
        <w:t>𝑟𝑟</w:t>
      </w:r>
      <w:r w:rsidRPr="000C5B4E">
        <w:rPr>
          <w:rFonts w:ascii="Arial" w:hAnsi="Arial" w:cs="Arial"/>
          <w:color w:val="222222"/>
          <w:sz w:val="19"/>
          <w:szCs w:val="19"/>
          <w:shd w:val="clear" w:color="auto" w:fill="FFFFFF"/>
        </w:rPr>
        <w:t xml:space="preserve"> </w:t>
      </w:r>
      <w:r w:rsidRPr="000C5B4E">
        <w:rPr>
          <w:rFonts w:ascii="Cambria Math" w:hAnsi="Cambria Math" w:cs="Cambria Math"/>
          <w:color w:val="222222"/>
          <w:sz w:val="19"/>
          <w:szCs w:val="19"/>
          <w:shd w:val="clear" w:color="auto" w:fill="FFFFFF"/>
        </w:rPr>
        <w:t>≉</w:t>
      </w:r>
      <w:r w:rsidRPr="000C5B4E">
        <w:rPr>
          <w:rFonts w:ascii="Arial" w:hAnsi="Arial" w:cs="Arial"/>
          <w:color w:val="222222"/>
          <w:sz w:val="19"/>
          <w:szCs w:val="19"/>
          <w:shd w:val="clear" w:color="auto" w:fill="FFFFFF"/>
        </w:rPr>
        <w:t xml:space="preserve"> </w:t>
      </w:r>
      <w:r w:rsidRPr="000C5B4E">
        <w:rPr>
          <w:rFonts w:ascii="Cambria Math" w:hAnsi="Cambria Math" w:cs="Cambria Math"/>
          <w:color w:val="222222"/>
          <w:sz w:val="19"/>
          <w:szCs w:val="19"/>
          <w:shd w:val="clear" w:color="auto" w:fill="FFFFFF"/>
        </w:rPr>
        <w:t>𝜃</w:t>
      </w:r>
      <w:r w:rsidRPr="00136554">
        <w:rPr>
          <w:rFonts w:ascii="Cambria Math" w:hAnsi="Cambria Math" w:cs="Cambria Math"/>
          <w:color w:val="222222"/>
          <w:sz w:val="19"/>
          <w:szCs w:val="19"/>
          <w:shd w:val="clear" w:color="auto" w:fill="FFFFFF"/>
          <w:vertAlign w:val="subscript"/>
        </w:rPr>
        <w:t>𝑟𝑒𝑓</w:t>
      </w:r>
      <w:r w:rsidRPr="000C5B4E">
        <w:rPr>
          <w:rFonts w:ascii="Arial" w:hAnsi="Arial" w:cs="Arial"/>
          <w:color w:val="222222"/>
          <w:sz w:val="19"/>
          <w:szCs w:val="19"/>
          <w:shd w:val="clear" w:color="auto" w:fill="FFFFFF"/>
        </w:rPr>
        <w:t>? It will be very helpful to see some simulation result comparison in the paper between these two methods.</w:t>
      </w:r>
    </w:p>
    <w:p w14:paraId="0355F45F" w14:textId="1B8C7624" w:rsidR="00FF74A0" w:rsidRPr="00FB7FB0" w:rsidRDefault="000C5B4E" w:rsidP="000C5B4E">
      <w:pPr>
        <w:rPr>
          <w:rFonts w:ascii="Cambria" w:hAnsi="Cambria"/>
          <w:b/>
          <w:i/>
          <w:sz w:val="24"/>
        </w:rPr>
      </w:pPr>
      <w:r w:rsidRPr="006B06FC">
        <w:rPr>
          <w:b/>
          <w:i/>
          <w:color w:val="00B0F0"/>
        </w:rPr>
        <w:t>Response</w:t>
      </w:r>
      <w:r>
        <w:rPr>
          <w:b/>
          <w:i/>
          <w:color w:val="00B0F0"/>
        </w:rPr>
        <w:t xml:space="preserve"> #4</w:t>
      </w:r>
    </w:p>
    <w:p w14:paraId="7AF4F302" w14:textId="22556A68" w:rsidR="00534ABC" w:rsidRDefault="00534ABC" w:rsidP="00534ABC">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Although the objectives of HS-GCMC and GCMC-MBAR are similar, the methods for achieving this objective are </w:t>
      </w:r>
      <w:proofErr w:type="gramStart"/>
      <w:r>
        <w:rPr>
          <w:rFonts w:ascii="Arial" w:hAnsi="Arial" w:cs="Arial"/>
          <w:color w:val="00B0F0"/>
          <w:sz w:val="19"/>
          <w:szCs w:val="19"/>
          <w:shd w:val="clear" w:color="auto" w:fill="FFFFFF"/>
        </w:rPr>
        <w:t>actually quite</w:t>
      </w:r>
      <w:proofErr w:type="gramEnd"/>
      <w:r>
        <w:rPr>
          <w:rFonts w:ascii="Arial" w:hAnsi="Arial" w:cs="Arial"/>
          <w:color w:val="00B0F0"/>
          <w:sz w:val="19"/>
          <w:szCs w:val="19"/>
          <w:shd w:val="clear" w:color="auto" w:fill="FFFFFF"/>
        </w:rPr>
        <w:t xml:space="preserve"> different. HS-GCMC </w:t>
      </w:r>
      <w:ins w:id="4" w:author="Michael R Shirts" w:date="2019-03-12T00:22:00Z">
        <w:r w:rsidR="004C09FE">
          <w:rPr>
            <w:rFonts w:ascii="Arial" w:hAnsi="Arial" w:cs="Arial"/>
            <w:color w:val="00B0F0"/>
            <w:sz w:val="19"/>
            <w:szCs w:val="19"/>
            <w:shd w:val="clear" w:color="auto" w:fill="FFFFFF"/>
          </w:rPr>
          <w:t xml:space="preserve">primarily </w:t>
        </w:r>
      </w:ins>
      <w:r>
        <w:rPr>
          <w:rFonts w:ascii="Arial" w:hAnsi="Arial" w:cs="Arial"/>
          <w:color w:val="00B0F0"/>
          <w:sz w:val="19"/>
          <w:szCs w:val="19"/>
          <w:shd w:val="clear" w:color="auto" w:fill="FFFFFF"/>
        </w:rPr>
        <w:t xml:space="preserve">modifies the sampling while GCMC-MBAR </w:t>
      </w:r>
      <w:ins w:id="5" w:author="Michael R Shirts" w:date="2019-03-12T00:22:00Z">
        <w:r w:rsidR="004C09FE">
          <w:rPr>
            <w:rFonts w:ascii="Arial" w:hAnsi="Arial" w:cs="Arial"/>
            <w:color w:val="00B0F0"/>
            <w:sz w:val="19"/>
            <w:szCs w:val="19"/>
            <w:shd w:val="clear" w:color="auto" w:fill="FFFFFF"/>
          </w:rPr>
          <w:t xml:space="preserve">only </w:t>
        </w:r>
      </w:ins>
      <w:r>
        <w:rPr>
          <w:rFonts w:ascii="Arial" w:hAnsi="Arial" w:cs="Arial"/>
          <w:color w:val="00B0F0"/>
          <w:sz w:val="19"/>
          <w:szCs w:val="19"/>
          <w:shd w:val="clear" w:color="auto" w:fill="FFFFFF"/>
        </w:rPr>
        <w:t>modifies the data analysis. Therefore, it is conceivable to combine the two methods</w:t>
      </w:r>
      <w:r w:rsidR="00541399">
        <w:rPr>
          <w:rFonts w:ascii="Arial" w:hAnsi="Arial" w:cs="Arial"/>
          <w:color w:val="00B0F0"/>
          <w:sz w:val="19"/>
          <w:szCs w:val="19"/>
          <w:shd w:val="clear" w:color="auto" w:fill="FFFFFF"/>
        </w:rPr>
        <w:t xml:space="preserve"> by using</w:t>
      </w:r>
      <w:r>
        <w:rPr>
          <w:rFonts w:ascii="Arial" w:hAnsi="Arial" w:cs="Arial"/>
          <w:color w:val="00B0F0"/>
          <w:sz w:val="19"/>
          <w:szCs w:val="19"/>
          <w:shd w:val="clear" w:color="auto" w:fill="FFFFFF"/>
        </w:rPr>
        <w:t xml:space="preserve"> HS for sampling and MBAR for post-processing. We have </w:t>
      </w:r>
      <w:r w:rsidR="00541399">
        <w:rPr>
          <w:rFonts w:ascii="Arial" w:hAnsi="Arial" w:cs="Arial"/>
          <w:color w:val="00B0F0"/>
          <w:sz w:val="19"/>
          <w:szCs w:val="19"/>
          <w:shd w:val="clear" w:color="auto" w:fill="FFFFFF"/>
        </w:rPr>
        <w:t>clarified this point</w:t>
      </w:r>
      <w:r>
        <w:rPr>
          <w:rFonts w:ascii="Arial" w:hAnsi="Arial" w:cs="Arial"/>
          <w:color w:val="00B0F0"/>
          <w:sz w:val="19"/>
          <w:szCs w:val="19"/>
          <w:shd w:val="clear" w:color="auto" w:fill="FFFFFF"/>
        </w:rPr>
        <w:t xml:space="preserve"> on pages 43-44:</w:t>
      </w:r>
    </w:p>
    <w:p w14:paraId="0178D52D" w14:textId="272673B2" w:rsidR="00534ABC" w:rsidRDefault="001250E9" w:rsidP="000715C3">
      <w:pPr>
        <w:rPr>
          <w:rFonts w:ascii="Arial" w:hAnsi="Arial" w:cs="Arial"/>
          <w:color w:val="00B0F0"/>
          <w:sz w:val="19"/>
          <w:szCs w:val="19"/>
          <w:shd w:val="clear" w:color="auto" w:fill="FFFFFF"/>
        </w:rPr>
      </w:pPr>
      <w:r w:rsidRPr="001250E9">
        <w:rPr>
          <w:rFonts w:ascii="Arial" w:hAnsi="Arial" w:cs="Arial"/>
          <w:noProof/>
          <w:color w:val="00B0F0"/>
          <w:sz w:val="19"/>
          <w:szCs w:val="19"/>
          <w:shd w:val="clear" w:color="auto" w:fill="FFFFFF"/>
        </w:rPr>
        <w:drawing>
          <wp:inline distT="0" distB="0" distL="0" distR="0" wp14:anchorId="237B3BFB" wp14:editId="4B842258">
            <wp:extent cx="5943600" cy="654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54685"/>
                    </a:xfrm>
                    <a:prstGeom prst="rect">
                      <a:avLst/>
                    </a:prstGeom>
                    <a:noFill/>
                    <a:ln>
                      <a:noFill/>
                    </a:ln>
                  </pic:spPr>
                </pic:pic>
              </a:graphicData>
            </a:graphic>
          </wp:inline>
        </w:drawing>
      </w:r>
    </w:p>
    <w:p w14:paraId="09313275" w14:textId="629D0487" w:rsidR="001250E9" w:rsidRDefault="001250E9" w:rsidP="000715C3">
      <w:pPr>
        <w:rPr>
          <w:rFonts w:ascii="Arial" w:hAnsi="Arial" w:cs="Arial"/>
          <w:color w:val="00B0F0"/>
          <w:sz w:val="19"/>
          <w:szCs w:val="19"/>
          <w:shd w:val="clear" w:color="auto" w:fill="FFFFFF"/>
        </w:rPr>
      </w:pPr>
      <w:commentRangeStart w:id="6"/>
      <w:commentRangeStart w:id="7"/>
      <w:r w:rsidRPr="001250E9">
        <w:rPr>
          <w:rFonts w:ascii="Arial" w:hAnsi="Arial" w:cs="Arial"/>
          <w:noProof/>
          <w:color w:val="00B0F0"/>
          <w:sz w:val="19"/>
          <w:szCs w:val="19"/>
          <w:shd w:val="clear" w:color="auto" w:fill="FFFFFF"/>
        </w:rPr>
        <w:lastRenderedPageBreak/>
        <w:drawing>
          <wp:inline distT="0" distB="0" distL="0" distR="0" wp14:anchorId="2793C7CF" wp14:editId="013F00D6">
            <wp:extent cx="5943600" cy="32899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89935"/>
                    </a:xfrm>
                    <a:prstGeom prst="rect">
                      <a:avLst/>
                    </a:prstGeom>
                    <a:noFill/>
                    <a:ln>
                      <a:noFill/>
                    </a:ln>
                  </pic:spPr>
                </pic:pic>
              </a:graphicData>
            </a:graphic>
          </wp:inline>
        </w:drawing>
      </w:r>
      <w:commentRangeEnd w:id="6"/>
      <w:r w:rsidR="004C09FE">
        <w:rPr>
          <w:rStyle w:val="CommentReference"/>
        </w:rPr>
        <w:commentReference w:id="6"/>
      </w:r>
      <w:commentRangeEnd w:id="7"/>
      <w:r w:rsidR="00A2193D">
        <w:rPr>
          <w:rStyle w:val="CommentReference"/>
        </w:rPr>
        <w:commentReference w:id="7"/>
      </w:r>
    </w:p>
    <w:p w14:paraId="056E761A" w14:textId="35B285A2" w:rsidR="00FA030A" w:rsidRDefault="00E32249" w:rsidP="000715C3">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W</w:t>
      </w:r>
      <w:r w:rsidR="00A11A90">
        <w:rPr>
          <w:rFonts w:ascii="Arial" w:hAnsi="Arial" w:cs="Arial"/>
          <w:color w:val="00B0F0"/>
          <w:sz w:val="19"/>
          <w:szCs w:val="19"/>
          <w:shd w:val="clear" w:color="auto" w:fill="FFFFFF"/>
        </w:rPr>
        <w:t>e agree with the reviewer that it is important to compare HS-GCMC with GCMC-MBAR.</w:t>
      </w:r>
      <w:r w:rsidR="00FA030A">
        <w:rPr>
          <w:rFonts w:ascii="Arial" w:hAnsi="Arial" w:cs="Arial"/>
          <w:color w:val="00B0F0"/>
          <w:sz w:val="19"/>
          <w:szCs w:val="19"/>
          <w:shd w:val="clear" w:color="auto" w:fill="FFFFFF"/>
        </w:rPr>
        <w:t xml:space="preserve"> GCMC-MBAR possesses some significant capabilities that HS-GCMC does not. Most importantly, GCMC-MBAR can predict phase equilibria properties for a</w:t>
      </w:r>
      <w:r w:rsidR="00534ABC">
        <w:rPr>
          <w:rFonts w:ascii="Arial" w:hAnsi="Arial" w:cs="Arial"/>
          <w:color w:val="00B0F0"/>
          <w:sz w:val="19"/>
          <w:szCs w:val="19"/>
          <w:shd w:val="clear" w:color="auto" w:fill="FFFFFF"/>
        </w:rPr>
        <w:t>rbitrary</w:t>
      </w:r>
      <w:r w:rsidR="00FA030A">
        <w:rPr>
          <w:rFonts w:ascii="Arial" w:hAnsi="Arial" w:cs="Arial"/>
          <w:color w:val="00B0F0"/>
          <w:sz w:val="19"/>
          <w:szCs w:val="19"/>
          <w:shd w:val="clear" w:color="auto" w:fill="FFFFFF"/>
        </w:rPr>
        <w:t xml:space="preserve"> force field parameter set (</w:t>
      </w:r>
      <m:oMath>
        <m:r>
          <w:rPr>
            <w:rFonts w:ascii="Cambria Math" w:hAnsi="Cambria Math" w:cs="Arial"/>
            <w:color w:val="00B0F0"/>
            <w:sz w:val="19"/>
            <w:szCs w:val="19"/>
            <w:shd w:val="clear" w:color="auto" w:fill="FFFFFF"/>
          </w:rPr>
          <m:t>θ)</m:t>
        </m:r>
      </m:oMath>
      <w:r w:rsidR="00FA030A">
        <w:rPr>
          <w:rFonts w:ascii="Arial" w:eastAsiaTheme="minorEastAsia" w:hAnsi="Arial" w:cs="Arial"/>
          <w:color w:val="00B0F0"/>
          <w:sz w:val="19"/>
          <w:szCs w:val="19"/>
          <w:shd w:val="clear" w:color="auto" w:fill="FFFFFF"/>
        </w:rPr>
        <w:t>, whereas HS-GCMC can only estimate phase equilibria properties for fo</w:t>
      </w:r>
      <w:proofErr w:type="spellStart"/>
      <w:r w:rsidR="00FA030A">
        <w:rPr>
          <w:rFonts w:ascii="Arial" w:eastAsiaTheme="minorEastAsia" w:hAnsi="Arial" w:cs="Arial"/>
          <w:color w:val="00B0F0"/>
          <w:sz w:val="19"/>
          <w:szCs w:val="19"/>
          <w:shd w:val="clear" w:color="auto" w:fill="FFFFFF"/>
        </w:rPr>
        <w:t>rce</w:t>
      </w:r>
      <w:proofErr w:type="spellEnd"/>
      <w:r w:rsidR="00FA030A">
        <w:rPr>
          <w:rFonts w:ascii="Arial" w:eastAsiaTheme="minorEastAsia" w:hAnsi="Arial" w:cs="Arial"/>
          <w:color w:val="00B0F0"/>
          <w:sz w:val="19"/>
          <w:szCs w:val="19"/>
          <w:shd w:val="clear" w:color="auto" w:fill="FFFFFF"/>
        </w:rPr>
        <w:t xml:space="preserve"> field parameter sets that are sampled directly. In other words, </w:t>
      </w:r>
      <w:r w:rsidR="00FA030A">
        <w:rPr>
          <w:rFonts w:ascii="Arial" w:hAnsi="Arial" w:cs="Arial"/>
          <w:color w:val="00B0F0"/>
          <w:sz w:val="19"/>
          <w:szCs w:val="19"/>
          <w:shd w:val="clear" w:color="auto" w:fill="FFFFFF"/>
        </w:rPr>
        <w:t xml:space="preserve">it is </w:t>
      </w:r>
      <w:proofErr w:type="gramStart"/>
      <w:r w:rsidR="00FA030A">
        <w:rPr>
          <w:rFonts w:ascii="Arial" w:hAnsi="Arial" w:cs="Arial"/>
          <w:color w:val="00B0F0"/>
          <w:sz w:val="19"/>
          <w:szCs w:val="19"/>
          <w:shd w:val="clear" w:color="auto" w:fill="FFFFFF"/>
        </w:rPr>
        <w:t>actually not</w:t>
      </w:r>
      <w:proofErr w:type="gramEnd"/>
      <w:r w:rsidR="00FA030A">
        <w:rPr>
          <w:rFonts w:ascii="Arial" w:hAnsi="Arial" w:cs="Arial"/>
          <w:color w:val="00B0F0"/>
          <w:sz w:val="19"/>
          <w:szCs w:val="19"/>
          <w:shd w:val="clear" w:color="auto" w:fill="FFFFFF"/>
        </w:rPr>
        <w:t xml:space="preserve"> possible to compare their performance for predicting liquid phase saturation properties for </w:t>
      </w:r>
      <m:oMath>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θ</m:t>
            </m:r>
          </m:e>
          <m:sub>
            <m:r>
              <m:rPr>
                <m:sty m:val="p"/>
              </m:rPr>
              <w:rPr>
                <w:rFonts w:ascii="Cambria Math" w:hAnsi="Cambria Math" w:cs="Arial"/>
                <w:color w:val="00B0F0"/>
                <w:sz w:val="19"/>
                <w:szCs w:val="19"/>
                <w:shd w:val="clear" w:color="auto" w:fill="FFFFFF"/>
              </w:rPr>
              <m:t>rr</m:t>
            </m:r>
          </m:sub>
        </m:sSub>
        <m:r>
          <w:rPr>
            <w:rFonts w:ascii="Cambria Math" w:hAnsi="Cambria Math" w:cs="Arial"/>
            <w:color w:val="00B0F0"/>
            <w:sz w:val="19"/>
            <w:szCs w:val="19"/>
            <w:shd w:val="clear" w:color="auto" w:fill="FFFFFF"/>
          </w:rPr>
          <m:t>≠</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θ</m:t>
            </m:r>
          </m:e>
          <m:sub>
            <m:r>
              <m:rPr>
                <m:sty m:val="p"/>
              </m:rPr>
              <w:rPr>
                <w:rFonts w:ascii="Cambria Math" w:hAnsi="Cambria Math" w:cs="Arial"/>
                <w:color w:val="00B0F0"/>
                <w:sz w:val="19"/>
                <w:szCs w:val="19"/>
                <w:shd w:val="clear" w:color="auto" w:fill="FFFFFF"/>
              </w:rPr>
              <m:t>ref</m:t>
            </m:r>
          </m:sub>
        </m:sSub>
      </m:oMath>
      <w:r w:rsidR="00FA030A">
        <w:rPr>
          <w:rFonts w:ascii="Arial" w:eastAsiaTheme="minorEastAsia" w:hAnsi="Arial" w:cs="Arial"/>
          <w:color w:val="00B0F0"/>
          <w:sz w:val="19"/>
          <w:szCs w:val="19"/>
          <w:shd w:val="clear" w:color="auto" w:fill="FFFFFF"/>
        </w:rPr>
        <w:t xml:space="preserve"> because HS-GCMC is only applicable for </w:t>
      </w:r>
      <w:commentRangeStart w:id="8"/>
      <w:commentRangeStart w:id="9"/>
      <m:oMath>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θ</m:t>
            </m:r>
          </m:e>
          <m:sub>
            <m:r>
              <m:rPr>
                <m:sty m:val="p"/>
              </m:rPr>
              <w:rPr>
                <w:rFonts w:ascii="Cambria Math" w:hAnsi="Cambria Math" w:cs="Arial"/>
                <w:color w:val="00B0F0"/>
                <w:sz w:val="19"/>
                <w:szCs w:val="19"/>
                <w:shd w:val="clear" w:color="auto" w:fill="FFFFFF"/>
              </w:rPr>
              <m:t>rr</m:t>
            </m:r>
          </m:sub>
        </m:sSub>
        <m:r>
          <w:rPr>
            <w:rFonts w:ascii="Cambria Math" w:hAnsi="Cambria Math" w:cs="Arial"/>
            <w:color w:val="00B0F0"/>
            <w:sz w:val="19"/>
            <w:szCs w:val="19"/>
            <w:shd w:val="clear" w:color="auto" w:fill="FFFFFF"/>
          </w:rPr>
          <m:t>=</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θ</m:t>
            </m:r>
          </m:e>
          <m:sub>
            <m:r>
              <m:rPr>
                <m:sty m:val="p"/>
              </m:rPr>
              <w:rPr>
                <w:rFonts w:ascii="Cambria Math" w:hAnsi="Cambria Math" w:cs="Arial"/>
                <w:color w:val="00B0F0"/>
                <w:sz w:val="19"/>
                <w:szCs w:val="19"/>
                <w:shd w:val="clear" w:color="auto" w:fill="FFFFFF"/>
              </w:rPr>
              <m:t>ref</m:t>
            </m:r>
          </m:sub>
        </m:sSub>
      </m:oMath>
      <w:r w:rsidR="00534ABC">
        <w:rPr>
          <w:rFonts w:ascii="Arial" w:eastAsiaTheme="minorEastAsia" w:hAnsi="Arial" w:cs="Arial"/>
          <w:color w:val="00B0F0"/>
          <w:sz w:val="19"/>
          <w:szCs w:val="19"/>
          <w:shd w:val="clear" w:color="auto" w:fill="FFFFFF"/>
        </w:rPr>
        <w:t xml:space="preserve"> (where </w:t>
      </w:r>
      <m:oMath>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θ</m:t>
            </m:r>
          </m:e>
          <m:sub>
            <m:r>
              <m:rPr>
                <m:sty m:val="p"/>
              </m:rPr>
              <w:rPr>
                <w:rFonts w:ascii="Cambria Math" w:hAnsi="Cambria Math" w:cs="Arial"/>
                <w:color w:val="00B0F0"/>
                <w:sz w:val="19"/>
                <w:szCs w:val="19"/>
                <w:shd w:val="clear" w:color="auto" w:fill="FFFFFF"/>
              </w:rPr>
              <m:t>ref</m:t>
            </m:r>
          </m:sub>
        </m:sSub>
      </m:oMath>
      <w:r w:rsidR="00534ABC">
        <w:rPr>
          <w:rFonts w:ascii="Arial" w:eastAsiaTheme="minorEastAsia" w:hAnsi="Arial" w:cs="Arial"/>
          <w:color w:val="00B0F0"/>
          <w:sz w:val="19"/>
          <w:szCs w:val="19"/>
          <w:shd w:val="clear" w:color="auto" w:fill="FFFFFF"/>
        </w:rPr>
        <w:t xml:space="preserve"> are multiple parameter sets)</w:t>
      </w:r>
      <w:r w:rsidR="00FA030A">
        <w:rPr>
          <w:rFonts w:ascii="Arial" w:eastAsiaTheme="minorEastAsia" w:hAnsi="Arial" w:cs="Arial"/>
          <w:color w:val="00B0F0"/>
          <w:sz w:val="19"/>
          <w:szCs w:val="19"/>
          <w:shd w:val="clear" w:color="auto" w:fill="FFFFFF"/>
        </w:rPr>
        <w:t>.</w:t>
      </w:r>
      <w:r w:rsidR="00A11A90">
        <w:rPr>
          <w:rFonts w:ascii="Arial" w:hAnsi="Arial" w:cs="Arial"/>
          <w:color w:val="00B0F0"/>
          <w:sz w:val="19"/>
          <w:szCs w:val="19"/>
          <w:shd w:val="clear" w:color="auto" w:fill="FFFFFF"/>
        </w:rPr>
        <w:t xml:space="preserve"> </w:t>
      </w:r>
      <w:commentRangeEnd w:id="8"/>
      <w:r w:rsidR="004C09FE">
        <w:rPr>
          <w:rStyle w:val="CommentReference"/>
        </w:rPr>
        <w:commentReference w:id="8"/>
      </w:r>
      <w:commentRangeEnd w:id="9"/>
      <w:r w:rsidR="00A2193D">
        <w:rPr>
          <w:rStyle w:val="CommentReference"/>
        </w:rPr>
        <w:commentReference w:id="9"/>
      </w:r>
      <w:r w:rsidR="00FA030A">
        <w:rPr>
          <w:rFonts w:ascii="Arial" w:eastAsiaTheme="minorEastAsia" w:hAnsi="Arial" w:cs="Arial"/>
          <w:color w:val="00B0F0"/>
          <w:sz w:val="19"/>
          <w:szCs w:val="19"/>
          <w:shd w:val="clear" w:color="auto" w:fill="FFFFFF"/>
        </w:rPr>
        <w:t>To clarify this important difference, we have added this statement to page 5:</w:t>
      </w:r>
    </w:p>
    <w:p w14:paraId="1698959C" w14:textId="2B465120" w:rsidR="00FA030A" w:rsidRDefault="001250E9" w:rsidP="000715C3">
      <w:pPr>
        <w:rPr>
          <w:rFonts w:ascii="Arial" w:hAnsi="Arial" w:cs="Arial"/>
          <w:color w:val="00B0F0"/>
          <w:sz w:val="19"/>
          <w:szCs w:val="19"/>
          <w:shd w:val="clear" w:color="auto" w:fill="FFFFFF"/>
        </w:rPr>
      </w:pPr>
      <w:r w:rsidRPr="001250E9">
        <w:rPr>
          <w:rFonts w:ascii="Arial" w:hAnsi="Arial" w:cs="Arial"/>
          <w:noProof/>
          <w:color w:val="00B0F0"/>
          <w:sz w:val="19"/>
          <w:szCs w:val="19"/>
          <w:shd w:val="clear" w:color="auto" w:fill="FFFFFF"/>
        </w:rPr>
        <w:drawing>
          <wp:inline distT="0" distB="0" distL="0" distR="0" wp14:anchorId="542974E4" wp14:editId="68D76B90">
            <wp:extent cx="5943600" cy="971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14:paraId="43A2FBFC" w14:textId="55EE1210" w:rsidR="001250E9" w:rsidRDefault="001250E9" w:rsidP="000715C3">
      <w:pPr>
        <w:rPr>
          <w:rFonts w:ascii="Arial" w:hAnsi="Arial" w:cs="Arial"/>
          <w:color w:val="00B0F0"/>
          <w:sz w:val="19"/>
          <w:szCs w:val="19"/>
          <w:shd w:val="clear" w:color="auto" w:fill="FFFFFF"/>
        </w:rPr>
      </w:pPr>
      <w:r w:rsidRPr="001250E9">
        <w:rPr>
          <w:rFonts w:ascii="Arial" w:hAnsi="Arial" w:cs="Arial"/>
          <w:noProof/>
          <w:color w:val="00B0F0"/>
          <w:sz w:val="19"/>
          <w:szCs w:val="19"/>
          <w:shd w:val="clear" w:color="auto" w:fill="FFFFFF"/>
        </w:rPr>
        <w:drawing>
          <wp:inline distT="0" distB="0" distL="0" distR="0" wp14:anchorId="75453766" wp14:editId="36D9AC06">
            <wp:extent cx="5943600" cy="2959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5910"/>
                    </a:xfrm>
                    <a:prstGeom prst="rect">
                      <a:avLst/>
                    </a:prstGeom>
                    <a:noFill/>
                    <a:ln>
                      <a:noFill/>
                    </a:ln>
                  </pic:spPr>
                </pic:pic>
              </a:graphicData>
            </a:graphic>
          </wp:inline>
        </w:drawing>
      </w:r>
    </w:p>
    <w:p w14:paraId="3622491B" w14:textId="77777777" w:rsidR="00A422C5" w:rsidRDefault="00FA030A" w:rsidP="000715C3">
      <w:pPr>
        <w:rPr>
          <w:rFonts w:ascii="Arial" w:eastAsiaTheme="minorEastAsia" w:hAnsi="Arial" w:cs="Arial"/>
          <w:color w:val="00B0F0"/>
          <w:sz w:val="19"/>
          <w:szCs w:val="19"/>
          <w:shd w:val="clear" w:color="auto" w:fill="FFFFFF"/>
        </w:rPr>
      </w:pPr>
      <w:commentRangeStart w:id="10"/>
      <w:commentRangeStart w:id="11"/>
      <w:r>
        <w:rPr>
          <w:rFonts w:ascii="Arial" w:eastAsiaTheme="minorEastAsia" w:hAnsi="Arial" w:cs="Arial"/>
          <w:color w:val="00B0F0"/>
          <w:sz w:val="19"/>
          <w:szCs w:val="19"/>
          <w:shd w:val="clear" w:color="auto" w:fill="FFFFFF"/>
        </w:rPr>
        <w:t xml:space="preserve">Furthermore, a rigorous comparison of simulation results for the two methods is unrealistic in the time frame granted for review. We are not aware of any open source Monte Carlo code that includes HS-GCMC. Writing our own HS-GCMC code could require months of testing to ensure reliability. For this reason, we are limited to discussing their algorithmic similarities and differences, rather than performing a benchmark study of their respective efficiencies. </w:t>
      </w:r>
      <w:commentRangeEnd w:id="10"/>
      <w:r w:rsidR="004C09FE">
        <w:rPr>
          <w:rStyle w:val="CommentReference"/>
        </w:rPr>
        <w:commentReference w:id="10"/>
      </w:r>
      <w:commentRangeEnd w:id="11"/>
      <w:r w:rsidR="00A2193D">
        <w:rPr>
          <w:rStyle w:val="CommentReference"/>
        </w:rPr>
        <w:commentReference w:id="11"/>
      </w:r>
    </w:p>
    <w:p w14:paraId="15D55F51" w14:textId="5551E4E1" w:rsidR="000C5B4E" w:rsidRPr="006B06FC" w:rsidRDefault="000C5B4E" w:rsidP="000C5B4E">
      <w:pPr>
        <w:rPr>
          <w:rFonts w:ascii="Cambria" w:hAnsi="Cambria"/>
          <w:b/>
          <w:u w:val="single"/>
        </w:rPr>
      </w:pPr>
      <w:r w:rsidRPr="006B06FC">
        <w:rPr>
          <w:rFonts w:ascii="Cambria" w:hAnsi="Cambria"/>
          <w:b/>
          <w:u w:val="single"/>
        </w:rPr>
        <w:t>Comment #</w:t>
      </w:r>
      <w:r>
        <w:rPr>
          <w:rFonts w:ascii="Cambria" w:hAnsi="Cambria"/>
          <w:b/>
          <w:u w:val="single"/>
        </w:rPr>
        <w:t>5</w:t>
      </w:r>
    </w:p>
    <w:p w14:paraId="516ABB5B" w14:textId="303118F3" w:rsidR="000C5B4E" w:rsidRPr="000C5B4E" w:rsidRDefault="00541399" w:rsidP="000C5B4E">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a) </w:t>
      </w:r>
      <w:r w:rsidR="000C5B4E" w:rsidRPr="000C5B4E">
        <w:rPr>
          <w:rFonts w:ascii="Arial" w:hAnsi="Arial" w:cs="Arial"/>
          <w:color w:val="222222"/>
          <w:sz w:val="19"/>
          <w:szCs w:val="19"/>
          <w:shd w:val="clear" w:color="auto" w:fill="FFFFFF"/>
        </w:rPr>
        <w:t xml:space="preserve">On page 6 in the force fields section, authors mention that the bond stretching potential is neglected for all the force fields. They compared their result with those from Mick et al. but Mick also used fixed bond models. This is not valid justification. Have the authors conducted any tests showing that the bond stretching has no influence on the simulation result or is this reported from literatures in the similar systems? </w:t>
      </w:r>
    </w:p>
    <w:p w14:paraId="10459674" w14:textId="77777777" w:rsidR="001250E9" w:rsidRDefault="001250E9" w:rsidP="000C5B4E">
      <w:pPr>
        <w:rPr>
          <w:b/>
          <w:i/>
          <w:color w:val="00B0F0"/>
        </w:rPr>
      </w:pPr>
    </w:p>
    <w:p w14:paraId="2F8FA57F" w14:textId="57A92D8E" w:rsidR="000C5B4E" w:rsidRPr="006B06FC" w:rsidRDefault="000C5B4E" w:rsidP="000C5B4E">
      <w:pPr>
        <w:rPr>
          <w:rFonts w:ascii="Cambria" w:hAnsi="Cambria"/>
          <w:b/>
          <w:i/>
          <w:sz w:val="24"/>
        </w:rPr>
      </w:pPr>
      <w:r w:rsidRPr="006B06FC">
        <w:rPr>
          <w:b/>
          <w:i/>
          <w:color w:val="00B0F0"/>
        </w:rPr>
        <w:lastRenderedPageBreak/>
        <w:t>Response</w:t>
      </w:r>
      <w:r>
        <w:rPr>
          <w:b/>
          <w:i/>
          <w:color w:val="00B0F0"/>
        </w:rPr>
        <w:t xml:space="preserve"> #5</w:t>
      </w:r>
    </w:p>
    <w:p w14:paraId="21AFC96B" w14:textId="59339C60" w:rsidR="00DB6778" w:rsidRDefault="00DB6778"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The purpose of comparing our results with those of Mick et al. is to validate that GCMC-MBAR and GCMC-HR yield consistent values. Therefore, </w:t>
      </w:r>
      <w:r w:rsidR="001B3D55">
        <w:rPr>
          <w:rFonts w:ascii="Arial" w:hAnsi="Arial" w:cs="Arial"/>
          <w:color w:val="00B0F0"/>
          <w:sz w:val="19"/>
          <w:szCs w:val="19"/>
          <w:shd w:val="clear" w:color="auto" w:fill="FFFFFF"/>
        </w:rPr>
        <w:t>th</w:t>
      </w:r>
      <w:r w:rsidR="00BA05CE">
        <w:rPr>
          <w:rFonts w:ascii="Arial" w:hAnsi="Arial" w:cs="Arial"/>
          <w:color w:val="00B0F0"/>
          <w:sz w:val="19"/>
          <w:szCs w:val="19"/>
          <w:shd w:val="clear" w:color="auto" w:fill="FFFFFF"/>
        </w:rPr>
        <w:t xml:space="preserve">is </w:t>
      </w:r>
      <w:r w:rsidR="001B3D55">
        <w:rPr>
          <w:rFonts w:ascii="Arial" w:hAnsi="Arial" w:cs="Arial"/>
          <w:color w:val="00B0F0"/>
          <w:sz w:val="19"/>
          <w:szCs w:val="19"/>
          <w:shd w:val="clear" w:color="auto" w:fill="FFFFFF"/>
        </w:rPr>
        <w:t xml:space="preserve">comparison would be invalid if </w:t>
      </w:r>
      <w:r w:rsidR="00FC19CF">
        <w:rPr>
          <w:rFonts w:ascii="Arial" w:hAnsi="Arial" w:cs="Arial"/>
          <w:color w:val="00B0F0"/>
          <w:sz w:val="19"/>
          <w:szCs w:val="19"/>
          <w:shd w:val="clear" w:color="auto" w:fill="FFFFFF"/>
        </w:rPr>
        <w:t xml:space="preserve">we </w:t>
      </w:r>
      <w:r w:rsidR="002E2555">
        <w:rPr>
          <w:rFonts w:ascii="Arial" w:hAnsi="Arial" w:cs="Arial"/>
          <w:color w:val="00B0F0"/>
          <w:sz w:val="19"/>
          <w:szCs w:val="19"/>
          <w:shd w:val="clear" w:color="auto" w:fill="FFFFFF"/>
        </w:rPr>
        <w:t>utilize</w:t>
      </w:r>
      <w:r w:rsidR="00BA05CE">
        <w:rPr>
          <w:rFonts w:ascii="Arial" w:hAnsi="Arial" w:cs="Arial"/>
          <w:color w:val="00B0F0"/>
          <w:sz w:val="19"/>
          <w:szCs w:val="19"/>
          <w:shd w:val="clear" w:color="auto" w:fill="FFFFFF"/>
        </w:rPr>
        <w:t>d</w:t>
      </w:r>
      <w:r w:rsidR="002E2555">
        <w:rPr>
          <w:rFonts w:ascii="Arial" w:hAnsi="Arial" w:cs="Arial"/>
          <w:color w:val="00B0F0"/>
          <w:sz w:val="19"/>
          <w:szCs w:val="19"/>
          <w:shd w:val="clear" w:color="auto" w:fill="FFFFFF"/>
        </w:rPr>
        <w:t xml:space="preserve"> flexible bonds</w:t>
      </w:r>
      <w:commentRangeStart w:id="12"/>
      <w:commentRangeStart w:id="13"/>
      <w:r w:rsidR="002E2555">
        <w:rPr>
          <w:rFonts w:ascii="Arial" w:hAnsi="Arial" w:cs="Arial"/>
          <w:color w:val="00B0F0"/>
          <w:sz w:val="19"/>
          <w:szCs w:val="19"/>
          <w:shd w:val="clear" w:color="auto" w:fill="FFFFFF"/>
        </w:rPr>
        <w:t>.</w:t>
      </w:r>
      <w:r w:rsidR="004408D2">
        <w:rPr>
          <w:rFonts w:ascii="Arial" w:hAnsi="Arial" w:cs="Arial"/>
          <w:color w:val="00B0F0"/>
          <w:sz w:val="19"/>
          <w:szCs w:val="19"/>
          <w:shd w:val="clear" w:color="auto" w:fill="FFFFFF"/>
        </w:rPr>
        <w:t xml:space="preserve"> </w:t>
      </w:r>
      <w:r w:rsidR="00B41293">
        <w:rPr>
          <w:rFonts w:ascii="Arial" w:hAnsi="Arial" w:cs="Arial"/>
          <w:color w:val="00B0F0"/>
          <w:sz w:val="19"/>
          <w:szCs w:val="19"/>
          <w:shd w:val="clear" w:color="auto" w:fill="FFFFFF"/>
        </w:rPr>
        <w:t>W</w:t>
      </w:r>
      <w:r w:rsidR="00FC19CF">
        <w:rPr>
          <w:rFonts w:ascii="Arial" w:hAnsi="Arial" w:cs="Arial"/>
          <w:color w:val="00B0F0"/>
          <w:sz w:val="19"/>
          <w:szCs w:val="19"/>
          <w:shd w:val="clear" w:color="auto" w:fill="FFFFFF"/>
        </w:rPr>
        <w:t>e have</w:t>
      </w:r>
      <w:r w:rsidR="00B41293">
        <w:rPr>
          <w:rFonts w:ascii="Arial" w:hAnsi="Arial" w:cs="Arial"/>
          <w:color w:val="00B0F0"/>
          <w:sz w:val="19"/>
          <w:szCs w:val="19"/>
          <w:shd w:val="clear" w:color="auto" w:fill="FFFFFF"/>
        </w:rPr>
        <w:t xml:space="preserve"> clarified this</w:t>
      </w:r>
      <w:r w:rsidR="00FC19CF">
        <w:rPr>
          <w:rFonts w:ascii="Arial" w:hAnsi="Arial" w:cs="Arial"/>
          <w:color w:val="00B0F0"/>
          <w:sz w:val="19"/>
          <w:szCs w:val="19"/>
          <w:shd w:val="clear" w:color="auto" w:fill="FFFFFF"/>
        </w:rPr>
        <w:t xml:space="preserve"> on page</w:t>
      </w:r>
      <w:r w:rsidR="008D699E">
        <w:rPr>
          <w:rFonts w:ascii="Arial" w:hAnsi="Arial" w:cs="Arial"/>
          <w:color w:val="00B0F0"/>
          <w:sz w:val="19"/>
          <w:szCs w:val="19"/>
          <w:shd w:val="clear" w:color="auto" w:fill="FFFFFF"/>
        </w:rPr>
        <w:t>s 6-7</w:t>
      </w:r>
      <w:r w:rsidR="00FC19CF">
        <w:rPr>
          <w:rFonts w:ascii="Arial" w:hAnsi="Arial" w:cs="Arial"/>
          <w:color w:val="00B0F0"/>
          <w:sz w:val="19"/>
          <w:szCs w:val="19"/>
          <w:shd w:val="clear" w:color="auto" w:fill="FFFFFF"/>
        </w:rPr>
        <w:t>:</w:t>
      </w:r>
      <w:commentRangeEnd w:id="12"/>
      <w:r w:rsidR="004C09FE">
        <w:rPr>
          <w:rStyle w:val="CommentReference"/>
        </w:rPr>
        <w:commentReference w:id="12"/>
      </w:r>
      <w:commentRangeEnd w:id="13"/>
      <w:r w:rsidR="00A2193D">
        <w:rPr>
          <w:rStyle w:val="CommentReference"/>
        </w:rPr>
        <w:commentReference w:id="13"/>
      </w:r>
    </w:p>
    <w:p w14:paraId="341AD62B" w14:textId="474354FE" w:rsidR="001E1FB4" w:rsidRDefault="001250E9" w:rsidP="000C5B4E">
      <w:pPr>
        <w:rPr>
          <w:rFonts w:ascii="Arial" w:hAnsi="Arial" w:cs="Arial"/>
          <w:color w:val="00B0F0"/>
          <w:sz w:val="19"/>
          <w:szCs w:val="19"/>
          <w:shd w:val="clear" w:color="auto" w:fill="FFFFFF"/>
        </w:rPr>
      </w:pPr>
      <w:r w:rsidRPr="001250E9">
        <w:rPr>
          <w:rFonts w:ascii="Arial" w:hAnsi="Arial" w:cs="Arial"/>
          <w:noProof/>
          <w:color w:val="00B0F0"/>
          <w:sz w:val="19"/>
          <w:szCs w:val="19"/>
          <w:shd w:val="clear" w:color="auto" w:fill="FFFFFF"/>
        </w:rPr>
        <w:drawing>
          <wp:inline distT="0" distB="0" distL="0" distR="0" wp14:anchorId="7B6A1CFD" wp14:editId="623C883C">
            <wp:extent cx="5943600" cy="17684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68475"/>
                    </a:xfrm>
                    <a:prstGeom prst="rect">
                      <a:avLst/>
                    </a:prstGeom>
                    <a:noFill/>
                    <a:ln>
                      <a:noFill/>
                    </a:ln>
                  </pic:spPr>
                </pic:pic>
              </a:graphicData>
            </a:graphic>
          </wp:inline>
        </w:drawing>
      </w:r>
    </w:p>
    <w:p w14:paraId="7D205D07" w14:textId="0371FEBD" w:rsidR="001250E9" w:rsidRDefault="001250E9" w:rsidP="000C5B4E">
      <w:pPr>
        <w:rPr>
          <w:rFonts w:ascii="Arial" w:hAnsi="Arial" w:cs="Arial"/>
          <w:color w:val="00B0F0"/>
          <w:sz w:val="19"/>
          <w:szCs w:val="19"/>
          <w:shd w:val="clear" w:color="auto" w:fill="FFFFFF"/>
        </w:rPr>
      </w:pPr>
      <w:r w:rsidRPr="001250E9">
        <w:rPr>
          <w:rFonts w:ascii="Arial" w:hAnsi="Arial" w:cs="Arial"/>
          <w:noProof/>
          <w:color w:val="00B0F0"/>
          <w:sz w:val="19"/>
          <w:szCs w:val="19"/>
          <w:shd w:val="clear" w:color="auto" w:fill="FFFFFF"/>
        </w:rPr>
        <w:drawing>
          <wp:inline distT="0" distB="0" distL="0" distR="0" wp14:anchorId="7D4CE499" wp14:editId="0FF2017B">
            <wp:extent cx="5943600" cy="1197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197610"/>
                    </a:xfrm>
                    <a:prstGeom prst="rect">
                      <a:avLst/>
                    </a:prstGeom>
                    <a:noFill/>
                    <a:ln>
                      <a:noFill/>
                    </a:ln>
                  </pic:spPr>
                </pic:pic>
              </a:graphicData>
            </a:graphic>
          </wp:inline>
        </w:drawing>
      </w:r>
    </w:p>
    <w:p w14:paraId="73AB1CEE" w14:textId="68705710" w:rsidR="00B41293" w:rsidRDefault="00B41293"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In addition, </w:t>
      </w:r>
      <w:r w:rsidR="009059BA">
        <w:rPr>
          <w:rFonts w:ascii="Arial" w:hAnsi="Arial" w:cs="Arial"/>
          <w:color w:val="00B0F0"/>
          <w:sz w:val="19"/>
          <w:szCs w:val="19"/>
          <w:shd w:val="clear" w:color="auto" w:fill="FFFFFF"/>
        </w:rPr>
        <w:t xml:space="preserve">we have compared the </w:t>
      </w:r>
      <w:r w:rsidR="0020499B">
        <w:rPr>
          <w:rFonts w:ascii="Arial" w:hAnsi="Arial" w:cs="Arial"/>
          <w:color w:val="00B0F0"/>
          <w:sz w:val="19"/>
          <w:szCs w:val="19"/>
          <w:shd w:val="clear" w:color="auto" w:fill="FFFFFF"/>
        </w:rPr>
        <w:t xml:space="preserve">NERD results reported by </w:t>
      </w:r>
      <w:r w:rsidR="009059BA">
        <w:rPr>
          <w:rFonts w:ascii="Arial" w:hAnsi="Arial" w:cs="Arial"/>
          <w:color w:val="00B0F0"/>
          <w:sz w:val="19"/>
          <w:szCs w:val="19"/>
          <w:shd w:val="clear" w:color="auto" w:fill="FFFFFF"/>
        </w:rPr>
        <w:t>Mick et al.</w:t>
      </w:r>
      <w:r w:rsidR="0020499B">
        <w:rPr>
          <w:rFonts w:ascii="Arial" w:hAnsi="Arial" w:cs="Arial"/>
          <w:color w:val="00B0F0"/>
          <w:sz w:val="19"/>
          <w:szCs w:val="19"/>
          <w:shd w:val="clear" w:color="auto" w:fill="FFFFFF"/>
        </w:rPr>
        <w:t xml:space="preserve"> (fixed bonds)</w:t>
      </w:r>
      <w:r w:rsidR="009059BA">
        <w:rPr>
          <w:rFonts w:ascii="Arial" w:hAnsi="Arial" w:cs="Arial"/>
          <w:color w:val="00B0F0"/>
          <w:sz w:val="19"/>
          <w:szCs w:val="19"/>
          <w:shd w:val="clear" w:color="auto" w:fill="FFFFFF"/>
        </w:rPr>
        <w:t xml:space="preserve"> and Nath et al.</w:t>
      </w:r>
      <w:r w:rsidR="0020499B">
        <w:rPr>
          <w:rFonts w:ascii="Arial" w:hAnsi="Arial" w:cs="Arial"/>
          <w:color w:val="00B0F0"/>
          <w:sz w:val="19"/>
          <w:szCs w:val="19"/>
          <w:shd w:val="clear" w:color="auto" w:fill="FFFFFF"/>
        </w:rPr>
        <w:t xml:space="preserve"> (flexible bonds). Note that Nath et al. only reported saturated liquid and vapor densities, so we do not compare vapor pressures or enthalpy of vaporization. </w:t>
      </w:r>
      <w:r w:rsidR="005074EA">
        <w:rPr>
          <w:rFonts w:ascii="Arial" w:hAnsi="Arial" w:cs="Arial"/>
          <w:color w:val="00B0F0"/>
          <w:sz w:val="19"/>
          <w:szCs w:val="19"/>
          <w:shd w:val="clear" w:color="auto" w:fill="FFFFFF"/>
        </w:rPr>
        <w:t>In all cases, t</w:t>
      </w:r>
      <w:r w:rsidR="0020499B">
        <w:rPr>
          <w:rFonts w:ascii="Arial" w:hAnsi="Arial" w:cs="Arial"/>
          <w:color w:val="00B0F0"/>
          <w:sz w:val="19"/>
          <w:szCs w:val="19"/>
          <w:shd w:val="clear" w:color="auto" w:fill="FFFFFF"/>
        </w:rPr>
        <w:t>he</w:t>
      </w:r>
      <w:r w:rsidR="005074EA">
        <w:rPr>
          <w:rFonts w:ascii="Arial" w:hAnsi="Arial" w:cs="Arial"/>
          <w:color w:val="00B0F0"/>
          <w:sz w:val="19"/>
          <w:szCs w:val="19"/>
          <w:shd w:val="clear" w:color="auto" w:fill="FFFFFF"/>
        </w:rPr>
        <w:t xml:space="preserve"> fixed and flexible results</w:t>
      </w:r>
      <w:r w:rsidR="0020499B">
        <w:rPr>
          <w:rFonts w:ascii="Arial" w:hAnsi="Arial" w:cs="Arial"/>
          <w:color w:val="00B0F0"/>
          <w:sz w:val="19"/>
          <w:szCs w:val="19"/>
          <w:shd w:val="clear" w:color="auto" w:fill="FFFFFF"/>
        </w:rPr>
        <w:t xml:space="preserve"> </w:t>
      </w:r>
      <w:r w:rsidR="005074EA">
        <w:rPr>
          <w:rFonts w:ascii="Arial" w:hAnsi="Arial" w:cs="Arial"/>
          <w:color w:val="00B0F0"/>
          <w:sz w:val="19"/>
          <w:szCs w:val="19"/>
          <w:shd w:val="clear" w:color="auto" w:fill="FFFFFF"/>
        </w:rPr>
        <w:t>agree to within the combined uncertainties for liquid density. The agreement for vapor density is not as good, but most compounds agree to within the combined uncertainty. Note that Mick et al. utilized GCMC-HR while Nath et al. used GEMC. Therefore, it is also possible that the different methods, simulation codes, and data analysis are the cause of these subtle deviations in vapor phase properties.</w:t>
      </w:r>
      <w:r w:rsidR="00684DED">
        <w:rPr>
          <w:rFonts w:ascii="Arial" w:hAnsi="Arial" w:cs="Arial"/>
          <w:color w:val="00B0F0"/>
          <w:sz w:val="19"/>
          <w:szCs w:val="19"/>
          <w:shd w:val="clear" w:color="auto" w:fill="FFFFFF"/>
        </w:rPr>
        <w:t xml:space="preserve"> This figure has been included </w:t>
      </w:r>
      <w:r w:rsidR="00225E0F">
        <w:rPr>
          <w:rFonts w:ascii="Arial" w:hAnsi="Arial" w:cs="Arial"/>
          <w:color w:val="00B0F0"/>
          <w:sz w:val="19"/>
          <w:szCs w:val="19"/>
          <w:shd w:val="clear" w:color="auto" w:fill="FFFFFF"/>
        </w:rPr>
        <w:t xml:space="preserve">on page S3 </w:t>
      </w:r>
      <w:r w:rsidR="00684DED">
        <w:rPr>
          <w:rFonts w:ascii="Arial" w:hAnsi="Arial" w:cs="Arial"/>
          <w:color w:val="00B0F0"/>
          <w:sz w:val="19"/>
          <w:szCs w:val="19"/>
          <w:shd w:val="clear" w:color="auto" w:fill="FFFFFF"/>
        </w:rPr>
        <w:t>in Supporting Information</w:t>
      </w:r>
      <w:r w:rsidR="00225E0F">
        <w:rPr>
          <w:rFonts w:ascii="Arial" w:hAnsi="Arial" w:cs="Arial"/>
          <w:color w:val="00B0F0"/>
          <w:sz w:val="19"/>
          <w:szCs w:val="19"/>
          <w:shd w:val="clear" w:color="auto" w:fill="FFFFFF"/>
        </w:rPr>
        <w:t>:</w:t>
      </w:r>
    </w:p>
    <w:p w14:paraId="3C34FF07" w14:textId="3001BD11" w:rsidR="00B41293" w:rsidRDefault="00B116C5" w:rsidP="000C5B4E">
      <w:pPr>
        <w:rPr>
          <w:rFonts w:ascii="Arial" w:hAnsi="Arial" w:cs="Arial"/>
          <w:color w:val="00B0F0"/>
          <w:sz w:val="19"/>
          <w:szCs w:val="19"/>
          <w:shd w:val="clear" w:color="auto" w:fill="FFFFFF"/>
        </w:rPr>
      </w:pPr>
      <w:r w:rsidRPr="00B116C5">
        <w:rPr>
          <w:rFonts w:ascii="Arial" w:hAnsi="Arial" w:cs="Arial"/>
          <w:noProof/>
          <w:color w:val="00B0F0"/>
          <w:sz w:val="19"/>
          <w:szCs w:val="19"/>
          <w:shd w:val="clear" w:color="auto" w:fill="FFFFFF"/>
        </w:rPr>
        <w:lastRenderedPageBreak/>
        <w:drawing>
          <wp:inline distT="0" distB="0" distL="0" distR="0" wp14:anchorId="21B5426C" wp14:editId="19E579A2">
            <wp:extent cx="5943600" cy="45529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14:paraId="06B0ECF4" w14:textId="1E98690D" w:rsidR="00541399" w:rsidRDefault="00541399" w:rsidP="000C5B4E">
      <w:pPr>
        <w:rPr>
          <w:rFonts w:ascii="Arial" w:hAnsi="Arial" w:cs="Arial"/>
          <w:color w:val="00B0F0"/>
          <w:sz w:val="19"/>
          <w:szCs w:val="19"/>
          <w:shd w:val="clear" w:color="auto" w:fill="FFFFFF"/>
        </w:rPr>
      </w:pPr>
      <w:r>
        <w:rPr>
          <w:rFonts w:ascii="Arial" w:hAnsi="Arial" w:cs="Arial"/>
          <w:color w:val="222222"/>
          <w:sz w:val="19"/>
          <w:szCs w:val="19"/>
          <w:shd w:val="clear" w:color="auto" w:fill="FFFFFF"/>
        </w:rPr>
        <w:t xml:space="preserve">b) </w:t>
      </w:r>
      <w:r w:rsidRPr="000C5B4E">
        <w:rPr>
          <w:rFonts w:ascii="Arial" w:hAnsi="Arial" w:cs="Arial"/>
          <w:color w:val="222222"/>
          <w:sz w:val="19"/>
          <w:szCs w:val="19"/>
          <w:shd w:val="clear" w:color="auto" w:fill="FFFFFF"/>
        </w:rPr>
        <w:t>The same question comes to electrostatic interactions. Please show evidence that it is valid to ignore these interactions.</w:t>
      </w:r>
    </w:p>
    <w:p w14:paraId="17E28B2F" w14:textId="23A24A7E" w:rsidR="00541399" w:rsidRDefault="000C5B4E" w:rsidP="000C5B4E">
      <w:pPr>
        <w:rPr>
          <w:rFonts w:ascii="Arial" w:hAnsi="Arial" w:cs="Arial"/>
          <w:color w:val="00B0F0"/>
          <w:sz w:val="19"/>
          <w:szCs w:val="19"/>
          <w:shd w:val="clear" w:color="auto" w:fill="FFFFFF"/>
        </w:rPr>
      </w:pPr>
      <w:r w:rsidRPr="000C5B4E">
        <w:rPr>
          <w:rFonts w:ascii="Arial" w:hAnsi="Arial" w:cs="Arial"/>
          <w:color w:val="00B0F0"/>
          <w:sz w:val="19"/>
          <w:szCs w:val="19"/>
          <w:shd w:val="clear" w:color="auto" w:fill="FFFFFF"/>
        </w:rPr>
        <w:t>Electrostatics are not included</w:t>
      </w:r>
      <w:r w:rsidR="00DB6778">
        <w:rPr>
          <w:rFonts w:ascii="Arial" w:hAnsi="Arial" w:cs="Arial"/>
          <w:color w:val="00B0F0"/>
          <w:sz w:val="19"/>
          <w:szCs w:val="19"/>
          <w:shd w:val="clear" w:color="auto" w:fill="FFFFFF"/>
        </w:rPr>
        <w:t xml:space="preserve"> in</w:t>
      </w:r>
      <w:r w:rsidR="00FC19CF">
        <w:rPr>
          <w:rFonts w:ascii="Arial" w:hAnsi="Arial" w:cs="Arial"/>
          <w:color w:val="00B0F0"/>
          <w:sz w:val="19"/>
          <w:szCs w:val="19"/>
          <w:shd w:val="clear" w:color="auto" w:fill="FFFFFF"/>
        </w:rPr>
        <w:t xml:space="preserve"> the </w:t>
      </w:r>
      <w:proofErr w:type="spellStart"/>
      <w:r w:rsidR="00FC19CF">
        <w:rPr>
          <w:rFonts w:ascii="Arial" w:hAnsi="Arial" w:cs="Arial"/>
          <w:color w:val="00B0F0"/>
          <w:sz w:val="19"/>
          <w:szCs w:val="19"/>
          <w:shd w:val="clear" w:color="auto" w:fill="FFFFFF"/>
        </w:rPr>
        <w:t>MiPPE</w:t>
      </w:r>
      <w:proofErr w:type="spellEnd"/>
      <w:r w:rsidR="00FC19CF">
        <w:rPr>
          <w:rFonts w:ascii="Arial" w:hAnsi="Arial" w:cs="Arial"/>
          <w:color w:val="00B0F0"/>
          <w:sz w:val="19"/>
          <w:szCs w:val="19"/>
          <w:shd w:val="clear" w:color="auto" w:fill="FFFFFF"/>
        </w:rPr>
        <w:t xml:space="preserve">, </w:t>
      </w:r>
      <w:proofErr w:type="spellStart"/>
      <w:r w:rsidR="00FC19CF">
        <w:rPr>
          <w:rFonts w:ascii="Arial" w:hAnsi="Arial" w:cs="Arial"/>
          <w:color w:val="00B0F0"/>
          <w:sz w:val="19"/>
          <w:szCs w:val="19"/>
          <w:shd w:val="clear" w:color="auto" w:fill="FFFFFF"/>
        </w:rPr>
        <w:t>TraPPE</w:t>
      </w:r>
      <w:proofErr w:type="spellEnd"/>
      <w:r w:rsidR="00FC19CF">
        <w:rPr>
          <w:rFonts w:ascii="Arial" w:hAnsi="Arial" w:cs="Arial"/>
          <w:color w:val="00B0F0"/>
          <w:sz w:val="19"/>
          <w:szCs w:val="19"/>
          <w:shd w:val="clear" w:color="auto" w:fill="FFFFFF"/>
        </w:rPr>
        <w:t>, and NERD</w:t>
      </w:r>
      <w:r w:rsidRPr="000C5B4E">
        <w:rPr>
          <w:rFonts w:ascii="Arial" w:hAnsi="Arial" w:cs="Arial"/>
          <w:color w:val="00B0F0"/>
          <w:sz w:val="19"/>
          <w:szCs w:val="19"/>
          <w:shd w:val="clear" w:color="auto" w:fill="FFFFFF"/>
        </w:rPr>
        <w:t xml:space="preserve"> united-atom</w:t>
      </w:r>
      <w:r w:rsidR="00DB6778">
        <w:rPr>
          <w:rFonts w:ascii="Arial" w:hAnsi="Arial" w:cs="Arial"/>
          <w:color w:val="00B0F0"/>
          <w:sz w:val="19"/>
          <w:szCs w:val="19"/>
          <w:shd w:val="clear" w:color="auto" w:fill="FFFFFF"/>
        </w:rPr>
        <w:t xml:space="preserve"> force fields for the hydrocarbons examined in this study.</w:t>
      </w:r>
      <w:r w:rsidR="00541399">
        <w:rPr>
          <w:rFonts w:ascii="Arial" w:hAnsi="Arial" w:cs="Arial"/>
          <w:color w:val="00B0F0"/>
          <w:sz w:val="19"/>
          <w:szCs w:val="19"/>
          <w:shd w:val="clear" w:color="auto" w:fill="FFFFFF"/>
        </w:rPr>
        <w:t xml:space="preserve"> </w:t>
      </w:r>
      <w:r w:rsidR="00FC19CF">
        <w:rPr>
          <w:rFonts w:ascii="Arial" w:hAnsi="Arial" w:cs="Arial"/>
          <w:color w:val="00B0F0"/>
          <w:sz w:val="19"/>
          <w:szCs w:val="19"/>
          <w:shd w:val="clear" w:color="auto" w:fill="FFFFFF"/>
        </w:rPr>
        <w:t xml:space="preserve">Again, a valid comparison of our GCMC-MBAR results with the GCMC-HR results of Mick et al. and Soroush </w:t>
      </w:r>
      <w:proofErr w:type="spellStart"/>
      <w:r w:rsidR="00FC19CF">
        <w:rPr>
          <w:rFonts w:ascii="Arial" w:hAnsi="Arial" w:cs="Arial"/>
          <w:color w:val="00B0F0"/>
          <w:sz w:val="19"/>
          <w:szCs w:val="19"/>
          <w:shd w:val="clear" w:color="auto" w:fill="FFFFFF"/>
        </w:rPr>
        <w:t>Barhaghi</w:t>
      </w:r>
      <w:proofErr w:type="spellEnd"/>
      <w:r w:rsidR="00FC19CF">
        <w:rPr>
          <w:rFonts w:ascii="Arial" w:hAnsi="Arial" w:cs="Arial"/>
          <w:color w:val="00B0F0"/>
          <w:sz w:val="19"/>
          <w:szCs w:val="19"/>
          <w:shd w:val="clear" w:color="auto" w:fill="FFFFFF"/>
        </w:rPr>
        <w:t xml:space="preserve"> et al. necessitates that we not modify the underlying force field. </w:t>
      </w:r>
      <w:r w:rsidR="00541399">
        <w:rPr>
          <w:rFonts w:ascii="Arial" w:hAnsi="Arial" w:cs="Arial"/>
          <w:color w:val="00B0F0"/>
          <w:sz w:val="19"/>
          <w:szCs w:val="19"/>
          <w:shd w:val="clear" w:color="auto" w:fill="FFFFFF"/>
        </w:rPr>
        <w:t>The following sentence was added on page 8 to clarify this point:</w:t>
      </w:r>
    </w:p>
    <w:p w14:paraId="14CC89BC" w14:textId="68CF7C21" w:rsidR="00541399" w:rsidRDefault="001250E9" w:rsidP="000C5B4E">
      <w:pPr>
        <w:rPr>
          <w:rFonts w:ascii="Arial" w:hAnsi="Arial" w:cs="Arial"/>
          <w:color w:val="00B0F0"/>
          <w:sz w:val="19"/>
          <w:szCs w:val="19"/>
          <w:shd w:val="clear" w:color="auto" w:fill="FFFFFF"/>
        </w:rPr>
      </w:pPr>
      <w:r w:rsidRPr="001250E9">
        <w:rPr>
          <w:rFonts w:ascii="Arial" w:hAnsi="Arial" w:cs="Arial"/>
          <w:noProof/>
          <w:color w:val="00B0F0"/>
          <w:sz w:val="19"/>
          <w:szCs w:val="19"/>
          <w:shd w:val="clear" w:color="auto" w:fill="FFFFFF"/>
        </w:rPr>
        <w:drawing>
          <wp:inline distT="0" distB="0" distL="0" distR="0" wp14:anchorId="2BE63CF4" wp14:editId="633B3856">
            <wp:extent cx="5943600" cy="9105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910590"/>
                    </a:xfrm>
                    <a:prstGeom prst="rect">
                      <a:avLst/>
                    </a:prstGeom>
                    <a:noFill/>
                    <a:ln>
                      <a:noFill/>
                    </a:ln>
                  </pic:spPr>
                </pic:pic>
              </a:graphicData>
            </a:graphic>
          </wp:inline>
        </w:drawing>
      </w:r>
    </w:p>
    <w:p w14:paraId="34CCC903" w14:textId="56526984" w:rsidR="000C5B4E" w:rsidRDefault="00BF5A76"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Furthermore, Soroush </w:t>
      </w:r>
      <w:proofErr w:type="spellStart"/>
      <w:r>
        <w:rPr>
          <w:rFonts w:ascii="Arial" w:hAnsi="Arial" w:cs="Arial"/>
          <w:color w:val="00B0F0"/>
          <w:sz w:val="19"/>
          <w:szCs w:val="19"/>
          <w:shd w:val="clear" w:color="auto" w:fill="FFFFFF"/>
        </w:rPr>
        <w:t>Barhaghi</w:t>
      </w:r>
      <w:proofErr w:type="spellEnd"/>
      <w:r>
        <w:rPr>
          <w:rFonts w:ascii="Arial" w:hAnsi="Arial" w:cs="Arial"/>
          <w:color w:val="00B0F0"/>
          <w:sz w:val="19"/>
          <w:szCs w:val="19"/>
          <w:shd w:val="clear" w:color="auto" w:fill="FFFFFF"/>
        </w:rPr>
        <w:t xml:space="preserve"> et al. demonstrated that the inclusion of electrostatics</w:t>
      </w:r>
      <w:r w:rsidR="00FC19CF">
        <w:rPr>
          <w:rFonts w:ascii="Arial" w:hAnsi="Arial" w:cs="Arial"/>
          <w:color w:val="00B0F0"/>
          <w:sz w:val="19"/>
          <w:szCs w:val="19"/>
          <w:shd w:val="clear" w:color="auto" w:fill="FFFFFF"/>
        </w:rPr>
        <w:t xml:space="preserve"> in the optimization of the </w:t>
      </w:r>
      <w:proofErr w:type="spellStart"/>
      <w:r w:rsidR="00FC19CF">
        <w:rPr>
          <w:rFonts w:ascii="Arial" w:hAnsi="Arial" w:cs="Arial"/>
          <w:color w:val="00B0F0"/>
          <w:sz w:val="19"/>
          <w:szCs w:val="19"/>
          <w:shd w:val="clear" w:color="auto" w:fill="FFFFFF"/>
        </w:rPr>
        <w:t>MiPPE</w:t>
      </w:r>
      <w:proofErr w:type="spellEnd"/>
      <w:r w:rsidR="00FC19CF">
        <w:rPr>
          <w:rFonts w:ascii="Arial" w:hAnsi="Arial" w:cs="Arial"/>
          <w:color w:val="00B0F0"/>
          <w:sz w:val="19"/>
          <w:szCs w:val="19"/>
          <w:shd w:val="clear" w:color="auto" w:fill="FFFFFF"/>
        </w:rPr>
        <w:t xml:space="preserve"> parameters for</w:t>
      </w:r>
      <w:r>
        <w:rPr>
          <w:rFonts w:ascii="Arial" w:hAnsi="Arial" w:cs="Arial"/>
          <w:color w:val="00B0F0"/>
          <w:sz w:val="19"/>
          <w:szCs w:val="19"/>
          <w:shd w:val="clear" w:color="auto" w:fill="FFFFFF"/>
        </w:rPr>
        <w:t xml:space="preserve"> alkynes did not improve the agreement with experimental phase properties.</w:t>
      </w:r>
      <w:r w:rsidR="00FC19CF">
        <w:rPr>
          <w:rFonts w:ascii="Arial" w:hAnsi="Arial" w:cs="Arial"/>
          <w:color w:val="00B0F0"/>
          <w:sz w:val="19"/>
          <w:szCs w:val="19"/>
          <w:shd w:val="clear" w:color="auto" w:fill="FFFFFF"/>
        </w:rPr>
        <w:t xml:space="preserve"> Therefore, it is unlikely that much improvement would be achieved by including electrostatics</w:t>
      </w:r>
      <w:r w:rsidR="00541399">
        <w:rPr>
          <w:rFonts w:ascii="Arial" w:hAnsi="Arial" w:cs="Arial"/>
          <w:color w:val="00B0F0"/>
          <w:sz w:val="19"/>
          <w:szCs w:val="19"/>
          <w:shd w:val="clear" w:color="auto" w:fill="FFFFFF"/>
        </w:rPr>
        <w:t xml:space="preserve"> in our optimization of the new</w:t>
      </w:r>
      <w:r w:rsidR="00FC19CF">
        <w:rPr>
          <w:rFonts w:ascii="Arial" w:hAnsi="Arial" w:cs="Arial"/>
          <w:color w:val="00B0F0"/>
          <w:sz w:val="19"/>
          <w:szCs w:val="19"/>
          <w:shd w:val="clear" w:color="auto" w:fill="FFFFFF"/>
        </w:rPr>
        <w:t xml:space="preserve"> </w:t>
      </w:r>
      <w:proofErr w:type="spellStart"/>
      <w:r w:rsidR="00FC19CF">
        <w:rPr>
          <w:rFonts w:ascii="Arial" w:hAnsi="Arial" w:cs="Arial"/>
          <w:color w:val="00B0F0"/>
          <w:sz w:val="19"/>
          <w:szCs w:val="19"/>
          <w:shd w:val="clear" w:color="auto" w:fill="FFFFFF"/>
        </w:rPr>
        <w:t>MiPPE</w:t>
      </w:r>
      <w:proofErr w:type="spellEnd"/>
      <w:r w:rsidR="00FC19CF">
        <w:rPr>
          <w:rFonts w:ascii="Arial" w:hAnsi="Arial" w:cs="Arial"/>
          <w:color w:val="00B0F0"/>
          <w:sz w:val="19"/>
          <w:szCs w:val="19"/>
          <w:shd w:val="clear" w:color="auto" w:fill="FFFFFF"/>
        </w:rPr>
        <w:t xml:space="preserve"> cyclohexane parameter</w:t>
      </w:r>
      <w:r w:rsidR="00541399">
        <w:rPr>
          <w:rFonts w:ascii="Arial" w:hAnsi="Arial" w:cs="Arial"/>
          <w:color w:val="00B0F0"/>
          <w:sz w:val="19"/>
          <w:szCs w:val="19"/>
          <w:shd w:val="clear" w:color="auto" w:fill="FFFFFF"/>
        </w:rPr>
        <w:t>s</w:t>
      </w:r>
      <w:r w:rsidR="00FC19CF">
        <w:rPr>
          <w:rFonts w:ascii="Arial" w:hAnsi="Arial" w:cs="Arial"/>
          <w:color w:val="00B0F0"/>
          <w:sz w:val="19"/>
          <w:szCs w:val="19"/>
          <w:shd w:val="clear" w:color="auto" w:fill="FFFFFF"/>
        </w:rPr>
        <w:t xml:space="preserve">. </w:t>
      </w:r>
    </w:p>
    <w:p w14:paraId="639A7009" w14:textId="2FDD98B0" w:rsidR="000C5B4E" w:rsidRPr="006B06FC" w:rsidRDefault="000C5B4E" w:rsidP="000C5B4E">
      <w:pPr>
        <w:rPr>
          <w:rFonts w:ascii="Cambria" w:hAnsi="Cambria"/>
          <w:b/>
          <w:u w:val="single"/>
        </w:rPr>
      </w:pPr>
      <w:r w:rsidRPr="006B06FC">
        <w:rPr>
          <w:rFonts w:ascii="Cambria" w:hAnsi="Cambria"/>
          <w:b/>
          <w:u w:val="single"/>
        </w:rPr>
        <w:t>Comment #</w:t>
      </w:r>
      <w:r>
        <w:rPr>
          <w:rFonts w:ascii="Cambria" w:hAnsi="Cambria"/>
          <w:b/>
          <w:u w:val="single"/>
        </w:rPr>
        <w:t>6</w:t>
      </w:r>
    </w:p>
    <w:p w14:paraId="36C90713" w14:textId="7FC98483" w:rsidR="000C5B4E" w:rsidRPr="00012B76" w:rsidRDefault="000C5B4E" w:rsidP="000C5B4E">
      <w:pPr>
        <w:rPr>
          <w:rFonts w:ascii="Arial" w:hAnsi="Arial" w:cs="Arial"/>
          <w:color w:val="222222"/>
          <w:sz w:val="19"/>
          <w:szCs w:val="19"/>
          <w:shd w:val="clear" w:color="auto" w:fill="FFFFFF"/>
        </w:rPr>
      </w:pPr>
      <w:r w:rsidRPr="000C5B4E">
        <w:rPr>
          <w:rFonts w:ascii="Arial" w:hAnsi="Arial" w:cs="Arial"/>
          <w:color w:val="222222"/>
          <w:sz w:val="19"/>
          <w:szCs w:val="19"/>
          <w:shd w:val="clear" w:color="auto" w:fill="FFFFFF"/>
        </w:rPr>
        <w:t>On page 10 in the last paragraph, the authors state that they use CBMC moves to enhance the insertion acceptance rate. It would be nice to show the actual acceptance ratio from sample simulations in the supporting information.</w:t>
      </w:r>
      <w:r>
        <w:t xml:space="preserve"> </w:t>
      </w:r>
      <w:r w:rsidRPr="000C5B4E">
        <w:rPr>
          <w:rFonts w:ascii="Arial" w:hAnsi="Arial" w:cs="Arial"/>
          <w:color w:val="222222"/>
          <w:sz w:val="19"/>
          <w:szCs w:val="19"/>
          <w:shd w:val="clear" w:color="auto" w:fill="FFFFFF"/>
        </w:rPr>
        <w:t xml:space="preserve"> </w:t>
      </w:r>
    </w:p>
    <w:p w14:paraId="59213CC4" w14:textId="608AB72C" w:rsidR="000C5B4E" w:rsidRPr="006B06FC" w:rsidRDefault="000C5B4E" w:rsidP="000C5B4E">
      <w:pPr>
        <w:rPr>
          <w:rFonts w:ascii="Cambria" w:hAnsi="Cambria"/>
          <w:b/>
          <w:i/>
          <w:sz w:val="24"/>
        </w:rPr>
      </w:pPr>
      <w:r w:rsidRPr="006B06FC">
        <w:rPr>
          <w:b/>
          <w:i/>
          <w:color w:val="00B0F0"/>
        </w:rPr>
        <w:lastRenderedPageBreak/>
        <w:t>Response</w:t>
      </w:r>
      <w:r>
        <w:rPr>
          <w:b/>
          <w:i/>
          <w:color w:val="00B0F0"/>
        </w:rPr>
        <w:t xml:space="preserve"> #6</w:t>
      </w:r>
    </w:p>
    <w:p w14:paraId="6B251560" w14:textId="48B72084" w:rsidR="000C5B4E" w:rsidRDefault="000C5B4E" w:rsidP="000C5B4E">
      <w:pPr>
        <w:rPr>
          <w:rFonts w:ascii="Arial" w:hAnsi="Arial" w:cs="Arial"/>
          <w:color w:val="00B0F0"/>
          <w:sz w:val="19"/>
          <w:szCs w:val="19"/>
          <w:shd w:val="clear" w:color="auto" w:fill="FFFFFF"/>
        </w:rPr>
      </w:pPr>
      <w:r w:rsidRPr="00012B76">
        <w:rPr>
          <w:rFonts w:ascii="Arial" w:hAnsi="Arial" w:cs="Arial"/>
          <w:color w:val="00B0F0"/>
          <w:sz w:val="19"/>
          <w:szCs w:val="19"/>
          <w:shd w:val="clear" w:color="auto" w:fill="FFFFFF"/>
        </w:rPr>
        <w:t>We</w:t>
      </w:r>
      <w:r w:rsidR="00897820">
        <w:rPr>
          <w:rFonts w:ascii="Arial" w:hAnsi="Arial" w:cs="Arial"/>
          <w:color w:val="00B0F0"/>
          <w:sz w:val="19"/>
          <w:szCs w:val="19"/>
          <w:shd w:val="clear" w:color="auto" w:fill="FFFFFF"/>
        </w:rPr>
        <w:t xml:space="preserve"> appreciate this suggestion from the reviewer. In accordance, we have provided the following table</w:t>
      </w:r>
      <w:r w:rsidR="00225E0F">
        <w:rPr>
          <w:rFonts w:ascii="Arial" w:hAnsi="Arial" w:cs="Arial"/>
          <w:color w:val="00B0F0"/>
          <w:sz w:val="19"/>
          <w:szCs w:val="19"/>
          <w:shd w:val="clear" w:color="auto" w:fill="FFFFFF"/>
        </w:rPr>
        <w:t xml:space="preserve"> on page S4</w:t>
      </w:r>
      <w:r w:rsidR="00897820">
        <w:rPr>
          <w:rFonts w:ascii="Arial" w:hAnsi="Arial" w:cs="Arial"/>
          <w:color w:val="00B0F0"/>
          <w:sz w:val="19"/>
          <w:szCs w:val="19"/>
          <w:shd w:val="clear" w:color="auto" w:fill="FFFFFF"/>
        </w:rPr>
        <w:t xml:space="preserve"> in Supporting Information</w:t>
      </w:r>
      <w:r w:rsidR="00225E0F">
        <w:rPr>
          <w:rFonts w:ascii="Arial" w:hAnsi="Arial" w:cs="Arial"/>
          <w:color w:val="00B0F0"/>
          <w:sz w:val="19"/>
          <w:szCs w:val="19"/>
          <w:shd w:val="clear" w:color="auto" w:fill="FFFFFF"/>
        </w:rPr>
        <w:t>:</w:t>
      </w:r>
      <w:r w:rsidR="001E1FB4">
        <w:rPr>
          <w:rFonts w:ascii="Arial" w:hAnsi="Arial" w:cs="Arial"/>
          <w:color w:val="00B0F0"/>
          <w:sz w:val="19"/>
          <w:szCs w:val="19"/>
          <w:shd w:val="clear" w:color="auto" w:fill="FFFFFF"/>
        </w:rPr>
        <w:t xml:space="preserve"> </w:t>
      </w:r>
    </w:p>
    <w:p w14:paraId="2564BC84" w14:textId="1BD9837E" w:rsidR="00897820" w:rsidRDefault="00B116C5" w:rsidP="00897820">
      <w:pPr>
        <w:jc w:val="center"/>
        <w:rPr>
          <w:rFonts w:ascii="Arial" w:hAnsi="Arial" w:cs="Arial"/>
          <w:color w:val="222222"/>
          <w:shd w:val="clear" w:color="auto" w:fill="FFFFFF"/>
        </w:rPr>
      </w:pPr>
      <w:r w:rsidRPr="00B116C5">
        <w:rPr>
          <w:rFonts w:ascii="Arial" w:hAnsi="Arial" w:cs="Arial"/>
          <w:noProof/>
          <w:color w:val="222222"/>
          <w:shd w:val="clear" w:color="auto" w:fill="FFFFFF"/>
        </w:rPr>
        <w:drawing>
          <wp:inline distT="0" distB="0" distL="0" distR="0" wp14:anchorId="10B7F2A9" wp14:editId="7C5AC2FF">
            <wp:extent cx="5943600" cy="2719705"/>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19705"/>
                    </a:xfrm>
                    <a:prstGeom prst="rect">
                      <a:avLst/>
                    </a:prstGeom>
                    <a:noFill/>
                    <a:ln>
                      <a:noFill/>
                    </a:ln>
                  </pic:spPr>
                </pic:pic>
              </a:graphicData>
            </a:graphic>
          </wp:inline>
        </w:drawing>
      </w:r>
    </w:p>
    <w:p w14:paraId="20E8A03B" w14:textId="77777777" w:rsidR="00A422C5" w:rsidRDefault="00A422C5" w:rsidP="00A422C5">
      <w:pPr>
        <w:rPr>
          <w:rFonts w:ascii="Arial" w:hAnsi="Arial" w:cs="Arial"/>
          <w:color w:val="00B0F0"/>
          <w:sz w:val="19"/>
          <w:szCs w:val="19"/>
          <w:shd w:val="clear" w:color="auto" w:fill="FFFFFF"/>
        </w:rPr>
      </w:pPr>
      <w:r>
        <w:rPr>
          <w:rFonts w:ascii="Arial" w:hAnsi="Arial" w:cs="Arial"/>
          <w:color w:val="00B0F0"/>
          <w:sz w:val="19"/>
          <w:szCs w:val="19"/>
          <w:shd w:val="clear" w:color="auto" w:fill="FFFFFF"/>
        </w:rPr>
        <w:t>We also reference this table on page 11 in the manuscript:</w:t>
      </w:r>
    </w:p>
    <w:p w14:paraId="72064693" w14:textId="603FB604" w:rsidR="005A5578" w:rsidRDefault="001250E9" w:rsidP="000C5B4E">
      <w:pPr>
        <w:rPr>
          <w:rFonts w:ascii="Cambria" w:hAnsi="Cambria"/>
          <w:b/>
          <w:u w:val="single"/>
        </w:rPr>
      </w:pPr>
      <w:r w:rsidRPr="001250E9">
        <w:rPr>
          <w:rFonts w:ascii="Cambria" w:hAnsi="Cambria"/>
          <w:b/>
          <w:noProof/>
          <w:u w:val="single"/>
        </w:rPr>
        <w:drawing>
          <wp:inline distT="0" distB="0" distL="0" distR="0" wp14:anchorId="140EEB2B" wp14:editId="0F9136CB">
            <wp:extent cx="5943600" cy="626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26745"/>
                    </a:xfrm>
                    <a:prstGeom prst="rect">
                      <a:avLst/>
                    </a:prstGeom>
                    <a:noFill/>
                    <a:ln>
                      <a:noFill/>
                    </a:ln>
                  </pic:spPr>
                </pic:pic>
              </a:graphicData>
            </a:graphic>
          </wp:inline>
        </w:drawing>
      </w:r>
    </w:p>
    <w:p w14:paraId="08B1EC7B" w14:textId="3427FBA3" w:rsidR="000C5B4E" w:rsidRPr="00155F48" w:rsidRDefault="000C5B4E" w:rsidP="000C5B4E">
      <w:pPr>
        <w:rPr>
          <w:rFonts w:ascii="Cambria" w:hAnsi="Cambria"/>
          <w:b/>
        </w:rPr>
      </w:pPr>
      <w:r w:rsidRPr="006B06FC">
        <w:rPr>
          <w:rFonts w:ascii="Cambria" w:hAnsi="Cambria"/>
          <w:b/>
          <w:u w:val="single"/>
        </w:rPr>
        <w:t>Comment #</w:t>
      </w:r>
      <w:r>
        <w:rPr>
          <w:rFonts w:ascii="Cambria" w:hAnsi="Cambria"/>
          <w:b/>
          <w:u w:val="single"/>
        </w:rPr>
        <w:t>7</w:t>
      </w:r>
      <w:r w:rsidR="00155F48">
        <w:rPr>
          <w:rFonts w:ascii="Cambria" w:hAnsi="Cambria"/>
          <w:b/>
        </w:rPr>
        <w:tab/>
      </w:r>
      <w:r w:rsidR="00155F48">
        <w:rPr>
          <w:rFonts w:ascii="Cambria" w:hAnsi="Cambria"/>
          <w:b/>
        </w:rPr>
        <w:tab/>
      </w:r>
      <w:r w:rsidR="00155F48">
        <w:rPr>
          <w:rFonts w:ascii="Cambria" w:hAnsi="Cambria"/>
          <w:b/>
        </w:rPr>
        <w:tab/>
      </w:r>
      <w:r w:rsidR="00155F48">
        <w:rPr>
          <w:rFonts w:ascii="Cambria" w:hAnsi="Cambria"/>
          <w:b/>
        </w:rPr>
        <w:tab/>
      </w:r>
    </w:p>
    <w:p w14:paraId="2CC9CDAD" w14:textId="3AEA8313" w:rsidR="000C5B4E" w:rsidRPr="00012B76" w:rsidRDefault="000C5B4E" w:rsidP="000C5B4E">
      <w:pPr>
        <w:rPr>
          <w:rFonts w:ascii="Arial" w:hAnsi="Arial" w:cs="Arial"/>
          <w:color w:val="222222"/>
          <w:sz w:val="19"/>
          <w:szCs w:val="19"/>
          <w:shd w:val="clear" w:color="auto" w:fill="FFFFFF"/>
        </w:rPr>
      </w:pPr>
      <w:r w:rsidRPr="000C5B4E">
        <w:rPr>
          <w:rFonts w:ascii="Arial" w:hAnsi="Arial" w:cs="Arial"/>
          <w:color w:val="222222"/>
          <w:sz w:val="19"/>
          <w:szCs w:val="19"/>
          <w:shd w:val="clear" w:color="auto" w:fill="FFFFFF"/>
        </w:rPr>
        <w:t>In section 3.3, the authors show the effective snapshot results for GCMC-MBAR and use them to explain the bad performance of the method in predicting liquid phase properties. They also compare with MBAR-</w:t>
      </w:r>
      <w:proofErr w:type="gramStart"/>
      <w:r w:rsidRPr="000C5B4E">
        <w:rPr>
          <w:rFonts w:ascii="Arial" w:hAnsi="Arial" w:cs="Arial"/>
          <w:color w:val="222222"/>
          <w:sz w:val="19"/>
          <w:szCs w:val="19"/>
          <w:shd w:val="clear" w:color="auto" w:fill="FFFFFF"/>
        </w:rPr>
        <w:t>ITIC</w:t>
      </w:r>
      <w:proofErr w:type="gramEnd"/>
      <w:r w:rsidRPr="000C5B4E">
        <w:rPr>
          <w:rFonts w:ascii="Arial" w:hAnsi="Arial" w:cs="Arial"/>
          <w:color w:val="222222"/>
          <w:sz w:val="19"/>
          <w:szCs w:val="19"/>
          <w:shd w:val="clear" w:color="auto" w:fill="FFFFFF"/>
        </w:rPr>
        <w:t xml:space="preserve"> but the comparison is not very clear to me. It would be nice to have some data from MBAR-ITIC listed in the comparison. </w:t>
      </w:r>
      <w:proofErr w:type="gramStart"/>
      <w:r w:rsidRPr="000C5B4E">
        <w:rPr>
          <w:rFonts w:ascii="Arial" w:hAnsi="Arial" w:cs="Arial"/>
          <w:color w:val="222222"/>
          <w:sz w:val="19"/>
          <w:szCs w:val="19"/>
          <w:shd w:val="clear" w:color="auto" w:fill="FFFFFF"/>
        </w:rPr>
        <w:t>Also</w:t>
      </w:r>
      <w:proofErr w:type="gramEnd"/>
      <w:r w:rsidRPr="000C5B4E">
        <w:rPr>
          <w:rFonts w:ascii="Arial" w:hAnsi="Arial" w:cs="Arial"/>
          <w:color w:val="222222"/>
          <w:sz w:val="19"/>
          <w:szCs w:val="19"/>
          <w:shd w:val="clear" w:color="auto" w:fill="FFFFFF"/>
        </w:rPr>
        <w:t xml:space="preserve"> the authors listed two of their hypothesis that GCMC-MBAR would experience better overlap than MBAR-ITIC when </w:t>
      </w:r>
      <w:r w:rsidRPr="000C5B4E">
        <w:rPr>
          <w:rFonts w:ascii="Cambria Math" w:hAnsi="Cambria Math" w:cs="Cambria Math"/>
          <w:color w:val="222222"/>
          <w:sz w:val="19"/>
          <w:szCs w:val="19"/>
          <w:shd w:val="clear" w:color="auto" w:fill="FFFFFF"/>
        </w:rPr>
        <w:t>𝜃</w:t>
      </w:r>
      <w:r w:rsidRPr="00984075">
        <w:rPr>
          <w:rFonts w:ascii="Cambria Math" w:hAnsi="Cambria Math" w:cs="Cambria Math"/>
          <w:color w:val="222222"/>
          <w:sz w:val="19"/>
          <w:szCs w:val="19"/>
          <w:shd w:val="clear" w:color="auto" w:fill="FFFFFF"/>
          <w:vertAlign w:val="subscript"/>
        </w:rPr>
        <w:t>𝑟𝑟</w:t>
      </w:r>
      <w:r w:rsidRPr="000C5B4E">
        <w:rPr>
          <w:rFonts w:ascii="Arial" w:hAnsi="Arial" w:cs="Arial"/>
          <w:color w:val="222222"/>
          <w:sz w:val="19"/>
          <w:szCs w:val="19"/>
          <w:shd w:val="clear" w:color="auto" w:fill="FFFFFF"/>
        </w:rPr>
        <w:t xml:space="preserve"> </w:t>
      </w:r>
      <w:r w:rsidRPr="000C5B4E">
        <w:rPr>
          <w:rFonts w:ascii="Cambria Math" w:hAnsi="Cambria Math" w:cs="Cambria Math"/>
          <w:color w:val="222222"/>
          <w:sz w:val="19"/>
          <w:szCs w:val="19"/>
          <w:shd w:val="clear" w:color="auto" w:fill="FFFFFF"/>
        </w:rPr>
        <w:t>≉</w:t>
      </w:r>
      <w:r w:rsidRPr="000C5B4E">
        <w:rPr>
          <w:rFonts w:ascii="Arial" w:hAnsi="Arial" w:cs="Arial"/>
          <w:color w:val="222222"/>
          <w:sz w:val="19"/>
          <w:szCs w:val="19"/>
          <w:shd w:val="clear" w:color="auto" w:fill="FFFFFF"/>
        </w:rPr>
        <w:t xml:space="preserve"> </w:t>
      </w:r>
      <w:r w:rsidRPr="000C5B4E">
        <w:rPr>
          <w:rFonts w:ascii="Cambria Math" w:hAnsi="Cambria Math" w:cs="Cambria Math"/>
          <w:color w:val="222222"/>
          <w:sz w:val="19"/>
          <w:szCs w:val="19"/>
          <w:shd w:val="clear" w:color="auto" w:fill="FFFFFF"/>
        </w:rPr>
        <w:t>𝜃</w:t>
      </w:r>
      <w:r w:rsidRPr="00984075">
        <w:rPr>
          <w:rFonts w:ascii="Cambria Math" w:hAnsi="Cambria Math" w:cs="Cambria Math"/>
          <w:color w:val="222222"/>
          <w:sz w:val="19"/>
          <w:szCs w:val="19"/>
          <w:shd w:val="clear" w:color="auto" w:fill="FFFFFF"/>
          <w:vertAlign w:val="subscript"/>
        </w:rPr>
        <w:t>𝑟𝑒𝑓</w:t>
      </w:r>
      <w:r w:rsidRPr="000C5B4E">
        <w:rPr>
          <w:rFonts w:ascii="Arial" w:hAnsi="Arial" w:cs="Arial"/>
          <w:color w:val="222222"/>
          <w:sz w:val="19"/>
          <w:szCs w:val="19"/>
          <w:shd w:val="clear" w:color="auto" w:fill="FFFFFF"/>
        </w:rPr>
        <w:t xml:space="preserve">. Are </w:t>
      </w:r>
      <w:r w:rsidR="003316C1" w:rsidRPr="000C5B4E">
        <w:rPr>
          <w:rFonts w:ascii="Arial" w:hAnsi="Arial" w:cs="Arial"/>
          <w:color w:val="222222"/>
          <w:sz w:val="19"/>
          <w:szCs w:val="19"/>
          <w:shd w:val="clear" w:color="auto" w:fill="FFFFFF"/>
        </w:rPr>
        <w:t>these hypotheses</w:t>
      </w:r>
      <w:r w:rsidRPr="000C5B4E">
        <w:rPr>
          <w:rFonts w:ascii="Arial" w:hAnsi="Arial" w:cs="Arial"/>
          <w:color w:val="222222"/>
          <w:sz w:val="19"/>
          <w:szCs w:val="19"/>
          <w:shd w:val="clear" w:color="auto" w:fill="FFFFFF"/>
        </w:rPr>
        <w:t xml:space="preserve"> proved to be correct after the comparison? Does GCMC-MBAR still do relatively better even for liquid phase since the two hypothesis the authors raise should hold true for liquid phase?</w:t>
      </w:r>
    </w:p>
    <w:p w14:paraId="54E43904" w14:textId="3853E2BA" w:rsidR="000C5B4E" w:rsidRPr="006B06FC" w:rsidRDefault="000C5B4E" w:rsidP="000C5B4E">
      <w:pPr>
        <w:rPr>
          <w:rFonts w:ascii="Cambria" w:hAnsi="Cambria"/>
          <w:b/>
          <w:i/>
          <w:sz w:val="24"/>
        </w:rPr>
      </w:pPr>
      <w:r w:rsidRPr="006B06FC">
        <w:rPr>
          <w:b/>
          <w:i/>
          <w:color w:val="00B0F0"/>
        </w:rPr>
        <w:t>Response</w:t>
      </w:r>
      <w:r>
        <w:rPr>
          <w:b/>
          <w:i/>
          <w:color w:val="00B0F0"/>
        </w:rPr>
        <w:t xml:space="preserve"> #7</w:t>
      </w:r>
    </w:p>
    <w:p w14:paraId="58E94B54" w14:textId="66D307AD" w:rsidR="003316C1" w:rsidRDefault="003316C1"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Our results support both of our initial hypotheses. </w:t>
      </w:r>
    </w:p>
    <w:p w14:paraId="54B1C20E" w14:textId="328FFCFD" w:rsidR="00AB7109" w:rsidRDefault="003316C1"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However, i</w:t>
      </w:r>
      <w:r w:rsidR="00984075">
        <w:rPr>
          <w:rFonts w:ascii="Arial" w:hAnsi="Arial" w:cs="Arial"/>
          <w:color w:val="00B0F0"/>
          <w:sz w:val="19"/>
          <w:szCs w:val="19"/>
          <w:shd w:val="clear" w:color="auto" w:fill="FFFFFF"/>
        </w:rPr>
        <w:t xml:space="preserve">t is </w:t>
      </w:r>
      <w:proofErr w:type="gramStart"/>
      <w:r w:rsidR="00984075">
        <w:rPr>
          <w:rFonts w:ascii="Arial" w:hAnsi="Arial" w:cs="Arial"/>
          <w:color w:val="00B0F0"/>
          <w:sz w:val="19"/>
          <w:szCs w:val="19"/>
          <w:shd w:val="clear" w:color="auto" w:fill="FFFFFF"/>
        </w:rPr>
        <w:t>actually not</w:t>
      </w:r>
      <w:proofErr w:type="gramEnd"/>
      <w:r w:rsidR="00984075">
        <w:rPr>
          <w:rFonts w:ascii="Arial" w:hAnsi="Arial" w:cs="Arial"/>
          <w:color w:val="00B0F0"/>
          <w:sz w:val="19"/>
          <w:szCs w:val="19"/>
          <w:shd w:val="clear" w:color="auto" w:fill="FFFFFF"/>
        </w:rPr>
        <w:t xml:space="preserve"> possible to include some data from MBAR-ITIC because MBAR-ITIC</w:t>
      </w:r>
      <w:r w:rsidR="00AB7109">
        <w:rPr>
          <w:rFonts w:ascii="Arial" w:hAnsi="Arial" w:cs="Arial"/>
          <w:color w:val="00B0F0"/>
          <w:sz w:val="19"/>
          <w:szCs w:val="19"/>
          <w:shd w:val="clear" w:color="auto" w:fill="FFFFFF"/>
        </w:rPr>
        <w:t xml:space="preserve"> does not compute </w:t>
      </w:r>
      <w:proofErr w:type="spellStart"/>
      <w:r w:rsidR="00AB7109">
        <w:rPr>
          <w:rFonts w:ascii="Arial" w:hAnsi="Arial" w:cs="Arial"/>
          <w:color w:val="00B0F0"/>
          <w:sz w:val="19"/>
          <w:szCs w:val="19"/>
          <w:shd w:val="clear" w:color="auto" w:fill="FFFFFF"/>
        </w:rPr>
        <w:t>K</w:t>
      </w:r>
      <w:r w:rsidR="00AB7109" w:rsidRPr="003316C1">
        <w:rPr>
          <w:rFonts w:ascii="Arial" w:hAnsi="Arial" w:cs="Arial"/>
          <w:color w:val="00B0F0"/>
          <w:sz w:val="19"/>
          <w:szCs w:val="19"/>
          <w:shd w:val="clear" w:color="auto" w:fill="FFFFFF"/>
          <w:vertAlign w:val="subscript"/>
        </w:rPr>
        <w:t>eff</w:t>
      </w:r>
      <w:proofErr w:type="spellEnd"/>
      <w:r w:rsidR="00AB7109">
        <w:rPr>
          <w:rFonts w:ascii="Arial" w:hAnsi="Arial" w:cs="Arial"/>
          <w:color w:val="00B0F0"/>
          <w:sz w:val="19"/>
          <w:szCs w:val="19"/>
          <w:shd w:val="clear" w:color="auto" w:fill="FFFFFF"/>
        </w:rPr>
        <w:t xml:space="preserve"> at saturated liquid</w:t>
      </w:r>
      <w:r>
        <w:rPr>
          <w:rFonts w:ascii="Arial" w:hAnsi="Arial" w:cs="Arial"/>
          <w:color w:val="00B0F0"/>
          <w:sz w:val="19"/>
          <w:szCs w:val="19"/>
          <w:shd w:val="clear" w:color="auto" w:fill="FFFFFF"/>
        </w:rPr>
        <w:t xml:space="preserve"> or vapor</w:t>
      </w:r>
      <w:r w:rsidR="00AB7109">
        <w:rPr>
          <w:rFonts w:ascii="Arial" w:hAnsi="Arial" w:cs="Arial"/>
          <w:color w:val="00B0F0"/>
          <w:sz w:val="19"/>
          <w:szCs w:val="19"/>
          <w:shd w:val="clear" w:color="auto" w:fill="FFFFFF"/>
        </w:rPr>
        <w:t xml:space="preserve"> conditions. Recall that ITIC is a vastly different approach than GCMC for computing phase equilibria. ITIC performs a series of NVT simulations along a supercritical temperature and</w:t>
      </w:r>
      <w:r>
        <w:rPr>
          <w:rFonts w:ascii="Arial" w:hAnsi="Arial" w:cs="Arial"/>
          <w:color w:val="00B0F0"/>
          <w:sz w:val="19"/>
          <w:szCs w:val="19"/>
          <w:shd w:val="clear" w:color="auto" w:fill="FFFFFF"/>
        </w:rPr>
        <w:t xml:space="preserve"> along compressed</w:t>
      </w:r>
      <w:r w:rsidR="00AB7109">
        <w:rPr>
          <w:rFonts w:ascii="Arial" w:hAnsi="Arial" w:cs="Arial"/>
          <w:color w:val="00B0F0"/>
          <w:sz w:val="19"/>
          <w:szCs w:val="19"/>
          <w:shd w:val="clear" w:color="auto" w:fill="FFFFFF"/>
        </w:rPr>
        <w:t xml:space="preserve"> liquid isochore</w:t>
      </w:r>
      <w:r>
        <w:rPr>
          <w:rFonts w:ascii="Arial" w:hAnsi="Arial" w:cs="Arial"/>
          <w:color w:val="00B0F0"/>
          <w:sz w:val="19"/>
          <w:szCs w:val="19"/>
          <w:shd w:val="clear" w:color="auto" w:fill="FFFFFF"/>
        </w:rPr>
        <w:t>s</w:t>
      </w:r>
      <w:r w:rsidR="00AB7109">
        <w:rPr>
          <w:rFonts w:ascii="Arial" w:hAnsi="Arial" w:cs="Arial"/>
          <w:color w:val="00B0F0"/>
          <w:sz w:val="19"/>
          <w:szCs w:val="19"/>
          <w:shd w:val="clear" w:color="auto" w:fill="FFFFFF"/>
        </w:rPr>
        <w:t>. The lowest temperature along the liquid isochore is</w:t>
      </w:r>
      <w:r>
        <w:rPr>
          <w:rFonts w:ascii="Arial" w:hAnsi="Arial" w:cs="Arial"/>
          <w:color w:val="00B0F0"/>
          <w:sz w:val="19"/>
          <w:szCs w:val="19"/>
          <w:shd w:val="clear" w:color="auto" w:fill="FFFFFF"/>
        </w:rPr>
        <w:t xml:space="preserve"> a “near-saturation” liquid state </w:t>
      </w:r>
      <w:proofErr w:type="gramStart"/>
      <w:r>
        <w:rPr>
          <w:rFonts w:ascii="Arial" w:hAnsi="Arial" w:cs="Arial"/>
          <w:color w:val="00B0F0"/>
          <w:sz w:val="19"/>
          <w:szCs w:val="19"/>
          <w:shd w:val="clear" w:color="auto" w:fill="FFFFFF"/>
        </w:rPr>
        <w:t>point</w:t>
      </w:r>
      <w:proofErr w:type="gramEnd"/>
      <w:r>
        <w:rPr>
          <w:rFonts w:ascii="Arial" w:hAnsi="Arial" w:cs="Arial"/>
          <w:color w:val="00B0F0"/>
          <w:sz w:val="19"/>
          <w:szCs w:val="19"/>
          <w:shd w:val="clear" w:color="auto" w:fill="FFFFFF"/>
        </w:rPr>
        <w:t xml:space="preserve"> though. As such, it is</w:t>
      </w:r>
      <w:r w:rsidR="00AB7109">
        <w:rPr>
          <w:rFonts w:ascii="Arial" w:hAnsi="Arial" w:cs="Arial"/>
          <w:color w:val="00B0F0"/>
          <w:sz w:val="19"/>
          <w:szCs w:val="19"/>
          <w:shd w:val="clear" w:color="auto" w:fill="FFFFFF"/>
        </w:rPr>
        <w:t xml:space="preserve"> the most important state point for determining the reliability of MBAR-ITIC at predicting </w:t>
      </w:r>
      <w:r>
        <w:rPr>
          <w:rFonts w:ascii="Arial" w:hAnsi="Arial" w:cs="Arial"/>
          <w:color w:val="00B0F0"/>
          <w:sz w:val="19"/>
          <w:szCs w:val="19"/>
          <w:shd w:val="clear" w:color="auto" w:fill="FFFFFF"/>
        </w:rPr>
        <w:t xml:space="preserve">the </w:t>
      </w:r>
      <w:r w:rsidR="00AB7109">
        <w:rPr>
          <w:rFonts w:ascii="Arial" w:hAnsi="Arial" w:cs="Arial"/>
          <w:color w:val="00B0F0"/>
          <w:sz w:val="19"/>
          <w:szCs w:val="19"/>
          <w:shd w:val="clear" w:color="auto" w:fill="FFFFFF"/>
        </w:rPr>
        <w:t>saturated liquid</w:t>
      </w:r>
      <w:r>
        <w:rPr>
          <w:rFonts w:ascii="Arial" w:hAnsi="Arial" w:cs="Arial"/>
          <w:color w:val="00B0F0"/>
          <w:sz w:val="19"/>
          <w:szCs w:val="19"/>
          <w:shd w:val="clear" w:color="auto" w:fill="FFFFFF"/>
        </w:rPr>
        <w:t xml:space="preserve"> phase</w:t>
      </w:r>
      <w:r w:rsidR="00AB7109">
        <w:rPr>
          <w:rFonts w:ascii="Arial" w:hAnsi="Arial" w:cs="Arial"/>
          <w:color w:val="00B0F0"/>
          <w:sz w:val="19"/>
          <w:szCs w:val="19"/>
          <w:shd w:val="clear" w:color="auto" w:fill="FFFFFF"/>
        </w:rPr>
        <w:t>, i.e., MBAR-ITIC will be unreliable</w:t>
      </w:r>
      <w:r>
        <w:rPr>
          <w:rFonts w:ascii="Arial" w:hAnsi="Arial" w:cs="Arial"/>
          <w:color w:val="00B0F0"/>
          <w:sz w:val="19"/>
          <w:szCs w:val="19"/>
          <w:shd w:val="clear" w:color="auto" w:fill="FFFFFF"/>
        </w:rPr>
        <w:t xml:space="preserve"> for </w:t>
      </w:r>
      <m:oMath>
        <m:sSubSup>
          <m:sSubSupPr>
            <m:ctrlPr>
              <w:rPr>
                <w:rFonts w:ascii="Cambria Math" w:hAnsi="Cambria Math" w:cs="Arial"/>
                <w:i/>
                <w:color w:val="00B0F0"/>
                <w:sz w:val="19"/>
                <w:szCs w:val="19"/>
                <w:shd w:val="clear" w:color="auto" w:fill="FFFFFF"/>
              </w:rPr>
            </m:ctrlPr>
          </m:sSubSupPr>
          <m:e>
            <m:r>
              <w:rPr>
                <w:rFonts w:ascii="Cambria Math" w:hAnsi="Cambria Math" w:cs="Arial"/>
                <w:color w:val="00B0F0"/>
                <w:sz w:val="19"/>
                <w:szCs w:val="19"/>
                <w:shd w:val="clear" w:color="auto" w:fill="FFFFFF"/>
              </w:rPr>
              <m:t>ρ</m:t>
            </m:r>
          </m:e>
          <m:sub>
            <m:r>
              <m:rPr>
                <m:sty m:val="p"/>
              </m:rPr>
              <w:rPr>
                <w:rFonts w:ascii="Cambria Math" w:hAnsi="Cambria Math" w:cs="Arial"/>
                <w:color w:val="00B0F0"/>
                <w:sz w:val="19"/>
                <w:szCs w:val="19"/>
                <w:shd w:val="clear" w:color="auto" w:fill="FFFFFF"/>
              </w:rPr>
              <m:t>liq</m:t>
            </m:r>
            <m:ctrlPr>
              <w:rPr>
                <w:rFonts w:ascii="Cambria Math" w:hAnsi="Cambria Math" w:cs="Arial"/>
                <w:color w:val="00B0F0"/>
                <w:sz w:val="19"/>
                <w:szCs w:val="19"/>
                <w:shd w:val="clear" w:color="auto" w:fill="FFFFFF"/>
              </w:rPr>
            </m:ctrlPr>
          </m:sub>
          <m:sup>
            <m:r>
              <m:rPr>
                <m:sty m:val="p"/>
              </m:rPr>
              <w:rPr>
                <w:rFonts w:ascii="Cambria Math" w:hAnsi="Cambria Math" w:cs="Arial"/>
                <w:color w:val="00B0F0"/>
                <w:sz w:val="19"/>
                <w:szCs w:val="19"/>
                <w:shd w:val="clear" w:color="auto" w:fill="FFFFFF"/>
              </w:rPr>
              <m:t>sat</m:t>
            </m:r>
          </m:sup>
        </m:sSubSup>
      </m:oMath>
      <w:r>
        <w:rPr>
          <w:rFonts w:ascii="Arial" w:eastAsiaTheme="minorEastAsia" w:hAnsi="Arial" w:cs="Arial"/>
          <w:color w:val="00B0F0"/>
          <w:sz w:val="19"/>
          <w:szCs w:val="19"/>
          <w:shd w:val="clear" w:color="auto" w:fill="FFFFFF"/>
        </w:rPr>
        <w:t xml:space="preserve"> and</w:t>
      </w:r>
      <m:oMath>
        <m:r>
          <w:rPr>
            <w:rFonts w:ascii="Cambria Math" w:eastAsiaTheme="minorEastAsia" w:hAnsi="Cambria Math" w:cs="Arial"/>
            <w:color w:val="00B0F0"/>
            <w:sz w:val="19"/>
            <w:szCs w:val="19"/>
            <w:shd w:val="clear" w:color="auto" w:fill="FFFFFF"/>
          </w:rPr>
          <m:t xml:space="preserve"> </m:t>
        </m:r>
        <m:sSubSup>
          <m:sSubSupPr>
            <m:ctrlPr>
              <w:rPr>
                <w:rFonts w:ascii="Cambria Math" w:eastAsiaTheme="minorEastAsia" w:hAnsi="Cambria Math" w:cs="Arial"/>
                <w:i/>
                <w:color w:val="00B0F0"/>
                <w:sz w:val="19"/>
                <w:szCs w:val="19"/>
                <w:shd w:val="clear" w:color="auto" w:fill="FFFFFF"/>
              </w:rPr>
            </m:ctrlPr>
          </m:sSubSupPr>
          <m:e>
            <m:r>
              <w:rPr>
                <w:rFonts w:ascii="Cambria Math" w:eastAsiaTheme="minorEastAsia" w:hAnsi="Cambria Math" w:cs="Arial"/>
                <w:color w:val="00B0F0"/>
                <w:sz w:val="19"/>
                <w:szCs w:val="19"/>
                <w:shd w:val="clear" w:color="auto" w:fill="FFFFFF"/>
              </w:rPr>
              <m:t>U</m:t>
            </m:r>
          </m:e>
          <m:sub>
            <m:r>
              <m:rPr>
                <m:sty m:val="p"/>
              </m:rPr>
              <w:rPr>
                <w:rFonts w:ascii="Cambria Math" w:eastAsiaTheme="minorEastAsia" w:hAnsi="Cambria Math" w:cs="Arial"/>
                <w:color w:val="00B0F0"/>
                <w:sz w:val="19"/>
                <w:szCs w:val="19"/>
                <w:shd w:val="clear" w:color="auto" w:fill="FFFFFF"/>
              </w:rPr>
              <m:t>liq</m:t>
            </m:r>
          </m:sub>
          <m:sup>
            <m:r>
              <m:rPr>
                <m:sty m:val="p"/>
              </m:rPr>
              <w:rPr>
                <w:rFonts w:ascii="Cambria Math" w:eastAsiaTheme="minorEastAsia" w:hAnsi="Cambria Math" w:cs="Arial"/>
                <w:color w:val="00B0F0"/>
                <w:sz w:val="19"/>
                <w:szCs w:val="19"/>
                <w:shd w:val="clear" w:color="auto" w:fill="FFFFFF"/>
              </w:rPr>
              <m:t>sat</m:t>
            </m:r>
          </m:sup>
        </m:sSubSup>
      </m:oMath>
      <w:r>
        <w:rPr>
          <w:rFonts w:ascii="Arial" w:eastAsiaTheme="minorEastAsia" w:hAnsi="Arial" w:cs="Arial"/>
          <w:color w:val="00B0F0"/>
          <w:sz w:val="19"/>
          <w:szCs w:val="19"/>
          <w:shd w:val="clear" w:color="auto" w:fill="FFFFFF"/>
        </w:rPr>
        <w:t xml:space="preserve"> </w:t>
      </w:r>
      <w:r w:rsidR="00AB7109">
        <w:rPr>
          <w:rFonts w:ascii="Arial" w:hAnsi="Arial" w:cs="Arial"/>
          <w:color w:val="00B0F0"/>
          <w:sz w:val="19"/>
          <w:szCs w:val="19"/>
          <w:shd w:val="clear" w:color="auto" w:fill="FFFFFF"/>
        </w:rPr>
        <w:t xml:space="preserve">if </w:t>
      </w:r>
      <w:proofErr w:type="spellStart"/>
      <w:r w:rsidR="00AB7109">
        <w:rPr>
          <w:rFonts w:ascii="Arial" w:hAnsi="Arial" w:cs="Arial"/>
          <w:color w:val="00B0F0"/>
          <w:sz w:val="19"/>
          <w:szCs w:val="19"/>
          <w:shd w:val="clear" w:color="auto" w:fill="FFFFFF"/>
        </w:rPr>
        <w:t>K</w:t>
      </w:r>
      <w:r w:rsidR="00AB7109" w:rsidRPr="003316C1">
        <w:rPr>
          <w:rFonts w:ascii="Arial" w:hAnsi="Arial" w:cs="Arial"/>
          <w:color w:val="00B0F0"/>
          <w:sz w:val="19"/>
          <w:szCs w:val="19"/>
          <w:shd w:val="clear" w:color="auto" w:fill="FFFFFF"/>
          <w:vertAlign w:val="subscript"/>
        </w:rPr>
        <w:t>eff</w:t>
      </w:r>
      <w:proofErr w:type="spellEnd"/>
      <w:r w:rsidR="00AB7109">
        <w:rPr>
          <w:rFonts w:ascii="Arial" w:hAnsi="Arial" w:cs="Arial"/>
          <w:color w:val="00B0F0"/>
          <w:sz w:val="19"/>
          <w:szCs w:val="19"/>
          <w:shd w:val="clear" w:color="auto" w:fill="FFFFFF"/>
        </w:rPr>
        <w:t xml:space="preserve"> &lt; 50 at this </w:t>
      </w:r>
      <w:r>
        <w:rPr>
          <w:rFonts w:ascii="Arial" w:hAnsi="Arial" w:cs="Arial"/>
          <w:color w:val="00B0F0"/>
          <w:sz w:val="19"/>
          <w:szCs w:val="19"/>
          <w:shd w:val="clear" w:color="auto" w:fill="FFFFFF"/>
        </w:rPr>
        <w:t xml:space="preserve">near-saturated liquid </w:t>
      </w:r>
      <w:r w:rsidR="00AB7109">
        <w:rPr>
          <w:rFonts w:ascii="Arial" w:hAnsi="Arial" w:cs="Arial"/>
          <w:color w:val="00B0F0"/>
          <w:sz w:val="19"/>
          <w:szCs w:val="19"/>
          <w:shd w:val="clear" w:color="auto" w:fill="FFFFFF"/>
        </w:rPr>
        <w:t xml:space="preserve">state point. Therefore, the best comparison that can be made with the GCMC-MBAR saturated liquid </w:t>
      </w:r>
      <w:proofErr w:type="spellStart"/>
      <w:r w:rsidR="00AB7109">
        <w:rPr>
          <w:rFonts w:ascii="Arial" w:hAnsi="Arial" w:cs="Arial"/>
          <w:color w:val="00B0F0"/>
          <w:sz w:val="19"/>
          <w:szCs w:val="19"/>
          <w:shd w:val="clear" w:color="auto" w:fill="FFFFFF"/>
        </w:rPr>
        <w:t>K</w:t>
      </w:r>
      <w:r w:rsidR="00AB7109" w:rsidRPr="003316C1">
        <w:rPr>
          <w:rFonts w:ascii="Arial" w:hAnsi="Arial" w:cs="Arial"/>
          <w:color w:val="00B0F0"/>
          <w:sz w:val="19"/>
          <w:szCs w:val="19"/>
          <w:shd w:val="clear" w:color="auto" w:fill="FFFFFF"/>
          <w:vertAlign w:val="subscript"/>
        </w:rPr>
        <w:t>eff</w:t>
      </w:r>
      <w:proofErr w:type="spellEnd"/>
      <w:r w:rsidR="00AB7109">
        <w:rPr>
          <w:rFonts w:ascii="Arial" w:hAnsi="Arial" w:cs="Arial"/>
          <w:color w:val="00B0F0"/>
          <w:sz w:val="19"/>
          <w:szCs w:val="19"/>
          <w:shd w:val="clear" w:color="auto" w:fill="FFFFFF"/>
        </w:rPr>
        <w:t xml:space="preserve"> values are the MBAR-ITIC </w:t>
      </w:r>
      <w:proofErr w:type="spellStart"/>
      <w:r w:rsidR="00AB7109">
        <w:rPr>
          <w:rFonts w:ascii="Arial" w:hAnsi="Arial" w:cs="Arial"/>
          <w:color w:val="00B0F0"/>
          <w:sz w:val="19"/>
          <w:szCs w:val="19"/>
          <w:shd w:val="clear" w:color="auto" w:fill="FFFFFF"/>
        </w:rPr>
        <w:t>K</w:t>
      </w:r>
      <w:r w:rsidR="00AB7109" w:rsidRPr="003316C1">
        <w:rPr>
          <w:rFonts w:ascii="Arial" w:hAnsi="Arial" w:cs="Arial"/>
          <w:color w:val="00B0F0"/>
          <w:sz w:val="19"/>
          <w:szCs w:val="19"/>
          <w:shd w:val="clear" w:color="auto" w:fill="FFFFFF"/>
          <w:vertAlign w:val="subscript"/>
        </w:rPr>
        <w:t>eff</w:t>
      </w:r>
      <w:proofErr w:type="spellEnd"/>
      <w:r w:rsidR="00AB7109">
        <w:rPr>
          <w:rFonts w:ascii="Arial" w:hAnsi="Arial" w:cs="Arial"/>
          <w:color w:val="00B0F0"/>
          <w:sz w:val="19"/>
          <w:szCs w:val="19"/>
          <w:shd w:val="clear" w:color="auto" w:fill="FFFFFF"/>
        </w:rPr>
        <w:t xml:space="preserve"> values at the lowest temperature isochore state point.</w:t>
      </w:r>
    </w:p>
    <w:p w14:paraId="34E53562" w14:textId="7358E004" w:rsidR="00AB7109" w:rsidRDefault="00AB7109" w:rsidP="000C5B4E">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 xml:space="preserve">For the </w:t>
      </w:r>
      <w:r w:rsidR="003316C1">
        <w:rPr>
          <w:rFonts w:ascii="Arial" w:hAnsi="Arial" w:cs="Arial"/>
          <w:color w:val="00B0F0"/>
          <w:sz w:val="19"/>
          <w:szCs w:val="19"/>
          <w:shd w:val="clear" w:color="auto" w:fill="FFFFFF"/>
        </w:rPr>
        <w:t xml:space="preserve">scenario where </w:t>
      </w:r>
      <w:r w:rsidR="003316C1" w:rsidRPr="003316C1">
        <w:rPr>
          <w:rFonts w:ascii="Cambria Math" w:hAnsi="Cambria Math" w:cs="Cambria Math"/>
          <w:color w:val="00B0F0"/>
          <w:sz w:val="19"/>
          <w:szCs w:val="19"/>
          <w:shd w:val="clear" w:color="auto" w:fill="FFFFFF"/>
        </w:rPr>
        <w:t>𝜃</w:t>
      </w:r>
      <w:r w:rsidR="003316C1" w:rsidRPr="003316C1">
        <w:rPr>
          <w:rFonts w:ascii="Cambria Math" w:hAnsi="Cambria Math" w:cs="Cambria Math"/>
          <w:color w:val="00B0F0"/>
          <w:sz w:val="19"/>
          <w:szCs w:val="19"/>
          <w:shd w:val="clear" w:color="auto" w:fill="FFFFFF"/>
          <w:vertAlign w:val="subscript"/>
        </w:rPr>
        <w:t>𝑟𝑟</w:t>
      </w:r>
      <w:r w:rsidR="003316C1" w:rsidRPr="003316C1">
        <w:rPr>
          <w:rFonts w:ascii="Arial" w:hAnsi="Arial" w:cs="Arial"/>
          <w:color w:val="00B0F0"/>
          <w:sz w:val="19"/>
          <w:szCs w:val="19"/>
          <w:shd w:val="clear" w:color="auto" w:fill="FFFFFF"/>
        </w:rPr>
        <w:t xml:space="preserve"> </w:t>
      </w:r>
      <w:r w:rsidR="003316C1" w:rsidRPr="003316C1">
        <w:rPr>
          <w:rFonts w:ascii="Cambria Math" w:hAnsi="Cambria Math" w:cs="Cambria Math"/>
          <w:color w:val="00B0F0"/>
          <w:sz w:val="19"/>
          <w:szCs w:val="19"/>
          <w:shd w:val="clear" w:color="auto" w:fill="FFFFFF"/>
        </w:rPr>
        <w:t>≉</w:t>
      </w:r>
      <w:r w:rsidR="003316C1" w:rsidRPr="003316C1">
        <w:rPr>
          <w:rFonts w:ascii="Arial" w:hAnsi="Arial" w:cs="Arial"/>
          <w:color w:val="00B0F0"/>
          <w:sz w:val="19"/>
          <w:szCs w:val="19"/>
          <w:shd w:val="clear" w:color="auto" w:fill="FFFFFF"/>
        </w:rPr>
        <w:t xml:space="preserve"> </w:t>
      </w:r>
      <w:r w:rsidR="003316C1" w:rsidRPr="003316C1">
        <w:rPr>
          <w:rFonts w:ascii="Cambria Math" w:hAnsi="Cambria Math" w:cs="Cambria Math"/>
          <w:color w:val="00B0F0"/>
          <w:sz w:val="19"/>
          <w:szCs w:val="19"/>
          <w:shd w:val="clear" w:color="auto" w:fill="FFFFFF"/>
        </w:rPr>
        <w:t>𝜃</w:t>
      </w:r>
      <w:r w:rsidR="003316C1" w:rsidRPr="003316C1">
        <w:rPr>
          <w:rFonts w:ascii="Cambria Math" w:hAnsi="Cambria Math" w:cs="Cambria Math"/>
          <w:color w:val="00B0F0"/>
          <w:sz w:val="19"/>
          <w:szCs w:val="19"/>
          <w:shd w:val="clear" w:color="auto" w:fill="FFFFFF"/>
          <w:vertAlign w:val="subscript"/>
        </w:rPr>
        <w:t>𝑟𝑒𝑓</w:t>
      </w:r>
      <w:r>
        <w:rPr>
          <w:rFonts w:ascii="Arial" w:hAnsi="Arial" w:cs="Arial"/>
          <w:color w:val="00B0F0"/>
          <w:sz w:val="19"/>
          <w:szCs w:val="19"/>
          <w:shd w:val="clear" w:color="auto" w:fill="FFFFFF"/>
        </w:rPr>
        <w:t xml:space="preserve">, i.e., </w:t>
      </w:r>
      <w:proofErr w:type="spellStart"/>
      <w:r>
        <w:rPr>
          <w:rFonts w:ascii="Arial" w:hAnsi="Arial" w:cs="Arial"/>
          <w:color w:val="00B0F0"/>
          <w:sz w:val="19"/>
          <w:szCs w:val="19"/>
          <w:shd w:val="clear" w:color="auto" w:fill="FFFFFF"/>
        </w:rPr>
        <w:t>TraPPE</w:t>
      </w:r>
      <w:proofErr w:type="spellEnd"/>
      <w:r>
        <w:rPr>
          <w:rFonts w:ascii="Arial" w:hAnsi="Arial" w:cs="Arial"/>
          <w:color w:val="00B0F0"/>
          <w:sz w:val="19"/>
          <w:szCs w:val="19"/>
          <w:shd w:val="clear" w:color="auto" w:fill="FFFFFF"/>
        </w:rPr>
        <w:t xml:space="preserve"> -&gt; </w:t>
      </w:r>
      <w:proofErr w:type="spellStart"/>
      <w:r>
        <w:rPr>
          <w:rFonts w:ascii="Arial" w:hAnsi="Arial" w:cs="Arial"/>
          <w:color w:val="00B0F0"/>
          <w:sz w:val="19"/>
          <w:szCs w:val="19"/>
          <w:shd w:val="clear" w:color="auto" w:fill="FFFFFF"/>
        </w:rPr>
        <w:t>MiPPE</w:t>
      </w:r>
      <w:proofErr w:type="spellEnd"/>
      <w:r>
        <w:rPr>
          <w:rFonts w:ascii="Arial" w:hAnsi="Arial" w:cs="Arial"/>
          <w:color w:val="00B0F0"/>
          <w:sz w:val="19"/>
          <w:szCs w:val="19"/>
          <w:shd w:val="clear" w:color="auto" w:fill="FFFFFF"/>
        </w:rPr>
        <w:t xml:space="preserve"> (</w:t>
      </w:r>
      <m:oMath>
        <m:sSub>
          <m:sSubPr>
            <m:ctrlPr>
              <w:rPr>
                <w:rFonts w:ascii="Cambria Math" w:hAnsi="Cambria Math" w:cs="Arial"/>
                <w:color w:val="00B0F0"/>
                <w:sz w:val="19"/>
                <w:szCs w:val="19"/>
                <w:shd w:val="clear" w:color="auto" w:fill="FFFFFF"/>
              </w:rPr>
            </m:ctrlPr>
          </m:sSubPr>
          <m:e>
            <m:r>
              <w:rPr>
                <w:rFonts w:ascii="Cambria Math" w:hAnsi="Cambria Math" w:cs="Arial"/>
                <w:color w:val="00B0F0"/>
                <w:sz w:val="19"/>
                <w:szCs w:val="19"/>
                <w:shd w:val="clear" w:color="auto" w:fill="FFFFFF"/>
              </w:rPr>
              <m:t>λ</m:t>
            </m:r>
          </m:e>
          <m:sub>
            <m:r>
              <w:rPr>
                <w:rFonts w:ascii="Cambria Math" w:hAnsi="Cambria Math" w:cs="Arial"/>
                <w:color w:val="00B0F0"/>
                <w:sz w:val="19"/>
                <w:szCs w:val="19"/>
                <w:shd w:val="clear" w:color="auto" w:fill="FFFFFF"/>
              </w:rPr>
              <m:t>ref</m:t>
            </m:r>
          </m:sub>
        </m:sSub>
        <m:r>
          <m:rPr>
            <m:sty m:val="p"/>
          </m:rPr>
          <w:rPr>
            <w:rFonts w:ascii="Cambria Math" w:hAnsi="Cambria Math" w:cs="Arial"/>
            <w:color w:val="00B0F0"/>
            <w:sz w:val="19"/>
            <w:szCs w:val="19"/>
            <w:shd w:val="clear" w:color="auto" w:fill="FFFFFF"/>
          </w:rPr>
          <m:t>=12</m:t>
        </m:r>
      </m:oMath>
      <w:r w:rsidRPr="003316C1">
        <w:rPr>
          <w:rFonts w:ascii="Arial" w:hAnsi="Arial" w:cs="Arial"/>
          <w:color w:val="00B0F0"/>
          <w:sz w:val="19"/>
          <w:szCs w:val="19"/>
          <w:shd w:val="clear" w:color="auto" w:fill="FFFFFF"/>
        </w:rPr>
        <w:t xml:space="preserve"> and </w:t>
      </w:r>
      <m:oMath>
        <m:sSub>
          <m:sSubPr>
            <m:ctrlPr>
              <w:rPr>
                <w:rFonts w:ascii="Cambria Math" w:hAnsi="Cambria Math" w:cs="Arial"/>
                <w:color w:val="00B0F0"/>
                <w:sz w:val="19"/>
                <w:szCs w:val="19"/>
                <w:shd w:val="clear" w:color="auto" w:fill="FFFFFF"/>
              </w:rPr>
            </m:ctrlPr>
          </m:sSubPr>
          <m:e>
            <m:r>
              <w:rPr>
                <w:rFonts w:ascii="Cambria Math" w:hAnsi="Cambria Math" w:cs="Arial"/>
                <w:color w:val="00B0F0"/>
                <w:sz w:val="19"/>
                <w:szCs w:val="19"/>
                <w:shd w:val="clear" w:color="auto" w:fill="FFFFFF"/>
              </w:rPr>
              <m:t>λ</m:t>
            </m:r>
          </m:e>
          <m:sub>
            <m:r>
              <w:rPr>
                <w:rFonts w:ascii="Cambria Math" w:hAnsi="Cambria Math" w:cs="Arial"/>
                <w:color w:val="00B0F0"/>
                <w:sz w:val="19"/>
                <w:szCs w:val="19"/>
                <w:shd w:val="clear" w:color="auto" w:fill="FFFFFF"/>
              </w:rPr>
              <m:t>rr</m:t>
            </m:r>
          </m:sub>
        </m:sSub>
        <m:r>
          <m:rPr>
            <m:sty m:val="p"/>
          </m:rPr>
          <w:rPr>
            <w:rFonts w:ascii="Cambria Math" w:hAnsi="Cambria Math" w:cs="Arial"/>
            <w:color w:val="00B0F0"/>
            <w:sz w:val="19"/>
            <w:szCs w:val="19"/>
            <w:shd w:val="clear" w:color="auto" w:fill="FFFFFF"/>
          </w:rPr>
          <m:t>=16)</m:t>
        </m:r>
      </m:oMath>
      <w:r w:rsidRPr="003316C1">
        <w:rPr>
          <w:rFonts w:ascii="Arial" w:hAnsi="Arial" w:cs="Arial"/>
          <w:color w:val="00B0F0"/>
          <w:sz w:val="19"/>
          <w:szCs w:val="19"/>
          <w:shd w:val="clear" w:color="auto" w:fill="FFFFFF"/>
        </w:rPr>
        <w:t xml:space="preserve"> </w:t>
      </w:r>
      <w:r>
        <w:rPr>
          <w:rFonts w:ascii="Arial" w:hAnsi="Arial" w:cs="Arial"/>
          <w:color w:val="00B0F0"/>
          <w:sz w:val="19"/>
          <w:szCs w:val="19"/>
          <w:shd w:val="clear" w:color="auto" w:fill="FFFFFF"/>
        </w:rPr>
        <w:t xml:space="preserve">Messerly et al. reported for MBAR-ITIC that </w:t>
      </w:r>
      <m:oMath>
        <m:sSub>
          <m:sSubPr>
            <m:ctrlPr>
              <w:rPr>
                <w:rFonts w:ascii="Cambria Math" w:hAnsi="Cambria Math" w:cs="Arial"/>
                <w:color w:val="00B0F0"/>
                <w:sz w:val="19"/>
                <w:szCs w:val="19"/>
                <w:shd w:val="clear" w:color="auto" w:fill="FFFFFF"/>
              </w:rPr>
            </m:ctrlPr>
          </m:sSubPr>
          <m:e>
            <m:r>
              <w:rPr>
                <w:rFonts w:ascii="Cambria Math" w:hAnsi="Cambria Math" w:cs="Arial"/>
                <w:color w:val="00B0F0"/>
                <w:sz w:val="19"/>
                <w:szCs w:val="19"/>
                <w:shd w:val="clear" w:color="auto" w:fill="FFFFFF"/>
              </w:rPr>
              <m:t>K</m:t>
            </m:r>
          </m:e>
          <m:sub>
            <m:r>
              <w:rPr>
                <w:rFonts w:ascii="Cambria Math" w:hAnsi="Cambria Math" w:cs="Arial"/>
                <w:color w:val="00B0F0"/>
                <w:sz w:val="19"/>
                <w:szCs w:val="19"/>
                <w:shd w:val="clear" w:color="auto" w:fill="FFFFFF"/>
              </w:rPr>
              <m:t>eff</m:t>
            </m:r>
          </m:sub>
        </m:sSub>
        <m:r>
          <m:rPr>
            <m:sty m:val="p"/>
          </m:rPr>
          <w:rPr>
            <w:rFonts w:ascii="Cambria Math" w:hAnsi="Cambria Math" w:cs="Arial"/>
            <w:color w:val="00B0F0"/>
            <w:sz w:val="19"/>
            <w:szCs w:val="19"/>
            <w:shd w:val="clear" w:color="auto" w:fill="FFFFFF"/>
          </w:rPr>
          <m:t>≈1</m:t>
        </m:r>
      </m:oMath>
      <w:r>
        <w:rPr>
          <w:rFonts w:ascii="Arial" w:hAnsi="Arial" w:cs="Arial"/>
          <w:color w:val="00B0F0"/>
          <w:sz w:val="19"/>
          <w:szCs w:val="19"/>
          <w:shd w:val="clear" w:color="auto" w:fill="FFFFFF"/>
        </w:rPr>
        <w:t xml:space="preserve"> at this near-saturated liquid state point. In other words, only a single configuration </w:t>
      </w:r>
      <w:r>
        <w:rPr>
          <w:rFonts w:ascii="Arial" w:hAnsi="Arial" w:cs="Arial"/>
          <w:color w:val="00B0F0"/>
          <w:sz w:val="19"/>
          <w:szCs w:val="19"/>
          <w:shd w:val="clear" w:color="auto" w:fill="FFFFFF"/>
        </w:rPr>
        <w:lastRenderedPageBreak/>
        <w:t>contributes to the MBAR estimate because there is essentially no overlap between the two</w:t>
      </w:r>
      <w:r w:rsidR="003316C1">
        <w:rPr>
          <w:rFonts w:ascii="Arial" w:hAnsi="Arial" w:cs="Arial"/>
          <w:color w:val="00B0F0"/>
          <w:sz w:val="19"/>
          <w:szCs w:val="19"/>
          <w:shd w:val="clear" w:color="auto" w:fill="FFFFFF"/>
        </w:rPr>
        <w:t xml:space="preserve"> force fields</w:t>
      </w:r>
      <w:r>
        <w:rPr>
          <w:rFonts w:ascii="Arial" w:hAnsi="Arial" w:cs="Arial"/>
          <w:color w:val="00B0F0"/>
          <w:sz w:val="19"/>
          <w:szCs w:val="19"/>
          <w:shd w:val="clear" w:color="auto" w:fill="FFFFFF"/>
        </w:rPr>
        <w:t xml:space="preserve">. By contrast, </w:t>
      </w:r>
      <m:oMath>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K</m:t>
            </m:r>
          </m:e>
          <m:sub>
            <m:r>
              <w:rPr>
                <w:rFonts w:ascii="Cambria Math" w:hAnsi="Cambria Math" w:cs="Arial"/>
                <w:color w:val="00B0F0"/>
                <w:sz w:val="19"/>
                <w:szCs w:val="19"/>
                <w:shd w:val="clear" w:color="auto" w:fill="FFFFFF"/>
              </w:rPr>
              <m:t>eff</m:t>
            </m:r>
          </m:sub>
        </m:sSub>
        <m:r>
          <w:rPr>
            <w:rFonts w:ascii="Cambria Math" w:hAnsi="Cambria Math" w:cs="Arial"/>
            <w:color w:val="00B0F0"/>
            <w:sz w:val="19"/>
            <w:szCs w:val="19"/>
            <w:shd w:val="clear" w:color="auto" w:fill="FFFFFF"/>
          </w:rPr>
          <m:t>&gt;1</m:t>
        </m:r>
      </m:oMath>
      <w:r>
        <w:rPr>
          <w:rFonts w:ascii="Arial" w:eastAsiaTheme="minorEastAsia" w:hAnsi="Arial" w:cs="Arial"/>
          <w:color w:val="00B0F0"/>
          <w:sz w:val="19"/>
          <w:szCs w:val="19"/>
          <w:shd w:val="clear" w:color="auto" w:fill="FFFFFF"/>
        </w:rPr>
        <w:t xml:space="preserve"> for </w:t>
      </w:r>
      <w:r w:rsidR="003316C1">
        <w:rPr>
          <w:rFonts w:ascii="Arial" w:eastAsiaTheme="minorEastAsia" w:hAnsi="Arial" w:cs="Arial"/>
          <w:color w:val="00B0F0"/>
          <w:sz w:val="19"/>
          <w:szCs w:val="19"/>
          <w:shd w:val="clear" w:color="auto" w:fill="FFFFFF"/>
        </w:rPr>
        <w:t xml:space="preserve">the </w:t>
      </w:r>
      <w:r>
        <w:rPr>
          <w:rFonts w:ascii="Arial" w:eastAsiaTheme="minorEastAsia" w:hAnsi="Arial" w:cs="Arial"/>
          <w:color w:val="00B0F0"/>
          <w:sz w:val="19"/>
          <w:szCs w:val="19"/>
          <w:shd w:val="clear" w:color="auto" w:fill="FFFFFF"/>
        </w:rPr>
        <w:t xml:space="preserve">saturated liquid </w:t>
      </w:r>
      <w:r w:rsidR="00CC013E">
        <w:rPr>
          <w:rFonts w:ascii="Arial" w:eastAsiaTheme="minorEastAsia" w:hAnsi="Arial" w:cs="Arial"/>
          <w:color w:val="00B0F0"/>
          <w:sz w:val="19"/>
          <w:szCs w:val="19"/>
          <w:shd w:val="clear" w:color="auto" w:fill="FFFFFF"/>
        </w:rPr>
        <w:t>with</w:t>
      </w:r>
      <w:r>
        <w:rPr>
          <w:rFonts w:ascii="Arial" w:eastAsiaTheme="minorEastAsia" w:hAnsi="Arial" w:cs="Arial"/>
          <w:color w:val="00B0F0"/>
          <w:sz w:val="19"/>
          <w:szCs w:val="19"/>
          <w:shd w:val="clear" w:color="auto" w:fill="FFFFFF"/>
        </w:rPr>
        <w:t xml:space="preserve"> GCMC-MBAR</w:t>
      </w:r>
      <w:r w:rsidR="00CC013E">
        <w:rPr>
          <w:rFonts w:ascii="Arial" w:eastAsiaTheme="minorEastAsia" w:hAnsi="Arial" w:cs="Arial"/>
          <w:color w:val="00B0F0"/>
          <w:sz w:val="19"/>
          <w:szCs w:val="19"/>
          <w:shd w:val="clear" w:color="auto" w:fill="FFFFFF"/>
        </w:rPr>
        <w:t xml:space="preserve">. </w:t>
      </w:r>
      <w:r w:rsidR="00640A44">
        <w:rPr>
          <w:rFonts w:ascii="Arial" w:eastAsiaTheme="minorEastAsia" w:hAnsi="Arial" w:cs="Arial"/>
          <w:color w:val="00B0F0"/>
          <w:sz w:val="19"/>
          <w:szCs w:val="19"/>
          <w:shd w:val="clear" w:color="auto" w:fill="FFFFFF"/>
        </w:rPr>
        <w:t xml:space="preserve">Therefore, </w:t>
      </w:r>
      <w:r w:rsidR="003316C1">
        <w:rPr>
          <w:rFonts w:ascii="Arial" w:eastAsiaTheme="minorEastAsia" w:hAnsi="Arial" w:cs="Arial"/>
          <w:color w:val="00B0F0"/>
          <w:sz w:val="19"/>
          <w:szCs w:val="19"/>
          <w:shd w:val="clear" w:color="auto" w:fill="FFFFFF"/>
        </w:rPr>
        <w:t xml:space="preserve">Figures </w:t>
      </w:r>
      <w:r w:rsidR="00A422C5">
        <w:rPr>
          <w:rFonts w:ascii="Arial" w:eastAsiaTheme="minorEastAsia" w:hAnsi="Arial" w:cs="Arial"/>
          <w:color w:val="00B0F0"/>
          <w:sz w:val="19"/>
          <w:szCs w:val="19"/>
          <w:shd w:val="clear" w:color="auto" w:fill="FFFFFF"/>
        </w:rPr>
        <w:t>5</w:t>
      </w:r>
      <w:r w:rsidR="003316C1">
        <w:rPr>
          <w:rFonts w:ascii="Arial" w:eastAsiaTheme="minorEastAsia" w:hAnsi="Arial" w:cs="Arial"/>
          <w:color w:val="00B0F0"/>
          <w:sz w:val="19"/>
          <w:szCs w:val="19"/>
          <w:shd w:val="clear" w:color="auto" w:fill="FFFFFF"/>
        </w:rPr>
        <w:t xml:space="preserve"> and </w:t>
      </w:r>
      <w:r w:rsidR="00A422C5">
        <w:rPr>
          <w:rFonts w:ascii="Arial" w:eastAsiaTheme="minorEastAsia" w:hAnsi="Arial" w:cs="Arial"/>
          <w:color w:val="00B0F0"/>
          <w:sz w:val="19"/>
          <w:szCs w:val="19"/>
          <w:shd w:val="clear" w:color="auto" w:fill="FFFFFF"/>
        </w:rPr>
        <w:t>7</w:t>
      </w:r>
      <w:r w:rsidR="003316C1">
        <w:rPr>
          <w:rFonts w:ascii="Arial" w:eastAsiaTheme="minorEastAsia" w:hAnsi="Arial" w:cs="Arial"/>
          <w:color w:val="00B0F0"/>
          <w:sz w:val="19"/>
          <w:szCs w:val="19"/>
          <w:shd w:val="clear" w:color="auto" w:fill="FFFFFF"/>
        </w:rPr>
        <w:t xml:space="preserve"> </w:t>
      </w:r>
      <w:r w:rsidR="00640A44">
        <w:rPr>
          <w:rFonts w:ascii="Arial" w:eastAsiaTheme="minorEastAsia" w:hAnsi="Arial" w:cs="Arial"/>
          <w:color w:val="00B0F0"/>
          <w:sz w:val="19"/>
          <w:szCs w:val="19"/>
          <w:shd w:val="clear" w:color="auto" w:fill="FFFFFF"/>
        </w:rPr>
        <w:t>do support our initial hypothesis</w:t>
      </w:r>
      <w:r w:rsidR="003316C1">
        <w:rPr>
          <w:rFonts w:ascii="Arial" w:eastAsiaTheme="minorEastAsia" w:hAnsi="Arial" w:cs="Arial"/>
          <w:color w:val="00B0F0"/>
          <w:sz w:val="19"/>
          <w:szCs w:val="19"/>
          <w:shd w:val="clear" w:color="auto" w:fill="FFFFFF"/>
        </w:rPr>
        <w:t xml:space="preserve"> that GCMC-MBAR will experience better overlap for the saturated liquid compared to MBAR-</w:t>
      </w:r>
      <w:proofErr w:type="gramStart"/>
      <w:r w:rsidR="003316C1">
        <w:rPr>
          <w:rFonts w:ascii="Arial" w:eastAsiaTheme="minorEastAsia" w:hAnsi="Arial" w:cs="Arial"/>
          <w:color w:val="00B0F0"/>
          <w:sz w:val="19"/>
          <w:szCs w:val="19"/>
          <w:shd w:val="clear" w:color="auto" w:fill="FFFFFF"/>
        </w:rPr>
        <w:t>ITIC.</w:t>
      </w:r>
      <w:r w:rsidR="00640A44">
        <w:rPr>
          <w:rFonts w:ascii="Arial" w:eastAsiaTheme="minorEastAsia" w:hAnsi="Arial" w:cs="Arial"/>
          <w:color w:val="00B0F0"/>
          <w:sz w:val="19"/>
          <w:szCs w:val="19"/>
          <w:shd w:val="clear" w:color="auto" w:fill="FFFFFF"/>
        </w:rPr>
        <w:t>.</w:t>
      </w:r>
      <w:proofErr w:type="gramEnd"/>
    </w:p>
    <w:p w14:paraId="409F106A" w14:textId="77A67725" w:rsidR="00640A44" w:rsidRDefault="00CC013E" w:rsidP="00640A44">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Furthermore, although</w:t>
      </w:r>
      <w:r w:rsidR="00640A44">
        <w:rPr>
          <w:rFonts w:ascii="Arial" w:hAnsi="Arial" w:cs="Arial"/>
          <w:color w:val="00B0F0"/>
          <w:sz w:val="19"/>
          <w:szCs w:val="19"/>
          <w:shd w:val="clear" w:color="auto" w:fill="FFFFFF"/>
        </w:rPr>
        <w:t xml:space="preserve"> the </w:t>
      </w:r>
      <w:r w:rsidR="00640A44">
        <w:rPr>
          <w:rFonts w:ascii="Arial" w:eastAsiaTheme="minorEastAsia" w:hAnsi="Arial" w:cs="Arial"/>
          <w:color w:val="00B0F0"/>
          <w:sz w:val="19"/>
          <w:szCs w:val="19"/>
          <w:shd w:val="clear" w:color="auto" w:fill="FFFFFF"/>
        </w:rPr>
        <w:t>GCMC-MBAR saturated liquid</w:t>
      </w:r>
      <w:r>
        <w:rPr>
          <w:rFonts w:ascii="Arial" w:hAnsi="Arial" w:cs="Arial"/>
          <w:color w:val="00B0F0"/>
          <w:sz w:val="19"/>
          <w:szCs w:val="19"/>
          <w:shd w:val="clear" w:color="auto" w:fill="FFFFFF"/>
        </w:rPr>
        <w:t xml:space="preserve"> </w:t>
      </w:r>
      <m:oMath>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K</m:t>
            </m:r>
          </m:e>
          <m:sub>
            <m:r>
              <w:rPr>
                <w:rFonts w:ascii="Cambria Math" w:hAnsi="Cambria Math" w:cs="Arial"/>
                <w:color w:val="00B0F0"/>
                <w:sz w:val="19"/>
                <w:szCs w:val="19"/>
                <w:shd w:val="clear" w:color="auto" w:fill="FFFFFF"/>
              </w:rPr>
              <m:t>eff</m:t>
            </m:r>
          </m:sub>
        </m:sSub>
      </m:oMath>
      <w:r>
        <w:rPr>
          <w:rFonts w:ascii="Arial" w:eastAsiaTheme="minorEastAsia" w:hAnsi="Arial" w:cs="Arial"/>
          <w:color w:val="00B0F0"/>
          <w:sz w:val="19"/>
          <w:szCs w:val="19"/>
          <w:shd w:val="clear" w:color="auto" w:fill="FFFFFF"/>
        </w:rPr>
        <w:t xml:space="preserve"> </w:t>
      </w:r>
      <w:r w:rsidR="00640A44">
        <w:rPr>
          <w:rFonts w:ascii="Arial" w:eastAsiaTheme="minorEastAsia" w:hAnsi="Arial" w:cs="Arial"/>
          <w:color w:val="00B0F0"/>
          <w:sz w:val="19"/>
          <w:szCs w:val="19"/>
          <w:shd w:val="clear" w:color="auto" w:fill="FFFFFF"/>
        </w:rPr>
        <w:t xml:space="preserve">values are still typically less than 50 </w:t>
      </w:r>
      <w:r>
        <w:rPr>
          <w:rFonts w:ascii="Arial" w:eastAsiaTheme="minorEastAsia" w:hAnsi="Arial" w:cs="Arial"/>
          <w:color w:val="00B0F0"/>
          <w:sz w:val="19"/>
          <w:szCs w:val="19"/>
          <w:shd w:val="clear" w:color="auto" w:fill="FFFFFF"/>
        </w:rPr>
        <w:t xml:space="preserve">for </w:t>
      </w:r>
      <w:proofErr w:type="spellStart"/>
      <w:r>
        <w:rPr>
          <w:rFonts w:ascii="Arial" w:eastAsiaTheme="minorEastAsia" w:hAnsi="Arial" w:cs="Arial"/>
          <w:color w:val="00B0F0"/>
          <w:sz w:val="19"/>
          <w:szCs w:val="19"/>
          <w:shd w:val="clear" w:color="auto" w:fill="FFFFFF"/>
        </w:rPr>
        <w:t>TraPPE</w:t>
      </w:r>
      <w:proofErr w:type="spellEnd"/>
      <w:r>
        <w:rPr>
          <w:rFonts w:ascii="Arial" w:eastAsiaTheme="minorEastAsia" w:hAnsi="Arial" w:cs="Arial"/>
          <w:color w:val="00B0F0"/>
          <w:sz w:val="19"/>
          <w:szCs w:val="19"/>
          <w:shd w:val="clear" w:color="auto" w:fill="FFFFFF"/>
        </w:rPr>
        <w:t xml:space="preserve"> -&gt; </w:t>
      </w:r>
      <w:proofErr w:type="spellStart"/>
      <w:r>
        <w:rPr>
          <w:rFonts w:ascii="Arial" w:eastAsiaTheme="minorEastAsia" w:hAnsi="Arial" w:cs="Arial"/>
          <w:color w:val="00B0F0"/>
          <w:sz w:val="19"/>
          <w:szCs w:val="19"/>
          <w:shd w:val="clear" w:color="auto" w:fill="FFFFFF"/>
        </w:rPr>
        <w:t>MiPPE</w:t>
      </w:r>
      <w:proofErr w:type="spellEnd"/>
      <w:r w:rsidR="00640A44">
        <w:rPr>
          <w:rFonts w:ascii="Arial" w:eastAsiaTheme="minorEastAsia" w:hAnsi="Arial" w:cs="Arial"/>
          <w:color w:val="00B0F0"/>
          <w:sz w:val="19"/>
          <w:szCs w:val="19"/>
          <w:shd w:val="clear" w:color="auto" w:fill="FFFFFF"/>
        </w:rPr>
        <w:t xml:space="preserve">, the phase equilibria estimates are significantly more reliable than those obtained with MBAR-ITIC with similar </w:t>
      </w:r>
      <m:oMath>
        <m:sSub>
          <m:sSubPr>
            <m:ctrlPr>
              <w:rPr>
                <w:rFonts w:ascii="Cambria Math" w:eastAsiaTheme="minorEastAsia" w:hAnsi="Cambria Math" w:cs="Arial"/>
                <w:i/>
                <w:color w:val="00B0F0"/>
                <w:sz w:val="19"/>
                <w:szCs w:val="19"/>
                <w:shd w:val="clear" w:color="auto" w:fill="FFFFFF"/>
              </w:rPr>
            </m:ctrlPr>
          </m:sSubPr>
          <m:e>
            <m:r>
              <w:rPr>
                <w:rFonts w:ascii="Cambria Math" w:eastAsiaTheme="minorEastAsia" w:hAnsi="Cambria Math" w:cs="Arial"/>
                <w:color w:val="00B0F0"/>
                <w:sz w:val="19"/>
                <w:szCs w:val="19"/>
                <w:shd w:val="clear" w:color="auto" w:fill="FFFFFF"/>
              </w:rPr>
              <m:t>K</m:t>
            </m:r>
          </m:e>
          <m:sub>
            <m:r>
              <w:rPr>
                <w:rFonts w:ascii="Cambria Math" w:eastAsiaTheme="minorEastAsia" w:hAnsi="Cambria Math" w:cs="Arial"/>
                <w:color w:val="00B0F0"/>
                <w:sz w:val="19"/>
                <w:szCs w:val="19"/>
                <w:shd w:val="clear" w:color="auto" w:fill="FFFFFF"/>
              </w:rPr>
              <m:t>eff</m:t>
            </m:r>
          </m:sub>
        </m:sSub>
      </m:oMath>
      <w:r>
        <w:rPr>
          <w:rFonts w:ascii="Arial" w:eastAsiaTheme="minorEastAsia" w:hAnsi="Arial" w:cs="Arial"/>
          <w:color w:val="00B0F0"/>
          <w:sz w:val="19"/>
          <w:szCs w:val="19"/>
          <w:shd w:val="clear" w:color="auto" w:fill="FFFFFF"/>
        </w:rPr>
        <w:t xml:space="preserve"> </w:t>
      </w:r>
      <w:r w:rsidR="00640A44">
        <w:rPr>
          <w:rFonts w:ascii="Arial" w:eastAsiaTheme="minorEastAsia" w:hAnsi="Arial" w:cs="Arial"/>
          <w:color w:val="00B0F0"/>
          <w:sz w:val="19"/>
          <w:szCs w:val="19"/>
          <w:shd w:val="clear" w:color="auto" w:fill="FFFFFF"/>
        </w:rPr>
        <w:t xml:space="preserve">values. This supports our second hypothesis that, </w:t>
      </w:r>
      <w:r w:rsidR="00640A44">
        <w:rPr>
          <w:rFonts w:ascii="Arial" w:hAnsi="Arial" w:cs="Arial"/>
          <w:color w:val="00B0F0"/>
          <w:sz w:val="19"/>
          <w:szCs w:val="19"/>
          <w:shd w:val="clear" w:color="auto" w:fill="FFFFFF"/>
        </w:rPr>
        <w:t>in contrast to MBAR-ITIC, GCMC-MBAR does not fail catastrophically in the case of poor overlap (</w:t>
      </w:r>
      <m:oMath>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K</m:t>
            </m:r>
          </m:e>
          <m:sub>
            <m:r>
              <w:rPr>
                <w:rFonts w:ascii="Cambria Math" w:hAnsi="Cambria Math" w:cs="Arial"/>
                <w:color w:val="00B0F0"/>
                <w:sz w:val="19"/>
                <w:szCs w:val="19"/>
                <w:shd w:val="clear" w:color="auto" w:fill="FFFFFF"/>
              </w:rPr>
              <m:t>eff</m:t>
            </m:r>
          </m:sub>
        </m:sSub>
        <m:r>
          <w:rPr>
            <w:rFonts w:ascii="Cambria Math" w:hAnsi="Cambria Math" w:cs="Arial"/>
            <w:color w:val="00B0F0"/>
            <w:sz w:val="19"/>
            <w:szCs w:val="19"/>
            <w:shd w:val="clear" w:color="auto" w:fill="FFFFFF"/>
          </w:rPr>
          <m:t>&lt;50)</m:t>
        </m:r>
      </m:oMath>
      <w:r w:rsidR="00640A44">
        <w:rPr>
          <w:rFonts w:ascii="Arial" w:hAnsi="Arial" w:cs="Arial"/>
          <w:color w:val="00B0F0"/>
          <w:sz w:val="19"/>
          <w:szCs w:val="19"/>
          <w:shd w:val="clear" w:color="auto" w:fill="FFFFFF"/>
        </w:rPr>
        <w:t>.</w:t>
      </w:r>
    </w:p>
    <w:p w14:paraId="350BA68D" w14:textId="2920B4C1" w:rsidR="002B0B0D" w:rsidRDefault="00640A44" w:rsidP="00640A44">
      <w:pPr>
        <w:rPr>
          <w:rFonts w:ascii="Arial" w:hAnsi="Arial" w:cs="Arial"/>
          <w:color w:val="00B0F0"/>
          <w:sz w:val="19"/>
          <w:szCs w:val="19"/>
          <w:shd w:val="clear" w:color="auto" w:fill="FFFFFF"/>
        </w:rPr>
      </w:pPr>
      <w:r>
        <w:rPr>
          <w:rFonts w:ascii="Arial" w:hAnsi="Arial" w:cs="Arial"/>
          <w:color w:val="00B0F0"/>
          <w:sz w:val="19"/>
          <w:szCs w:val="19"/>
          <w:shd w:val="clear" w:color="auto" w:fill="FFFFFF"/>
        </w:rPr>
        <w:t>We added th</w:t>
      </w:r>
      <w:r w:rsidR="002B0B0D">
        <w:rPr>
          <w:rFonts w:ascii="Arial" w:hAnsi="Arial" w:cs="Arial"/>
          <w:color w:val="00B0F0"/>
          <w:sz w:val="19"/>
          <w:szCs w:val="19"/>
          <w:shd w:val="clear" w:color="auto" w:fill="FFFFFF"/>
        </w:rPr>
        <w:t>e following</w:t>
      </w:r>
      <w:r>
        <w:rPr>
          <w:rFonts w:ascii="Arial" w:hAnsi="Arial" w:cs="Arial"/>
          <w:color w:val="00B0F0"/>
          <w:sz w:val="19"/>
          <w:szCs w:val="19"/>
          <w:shd w:val="clear" w:color="auto" w:fill="FFFFFF"/>
        </w:rPr>
        <w:t xml:space="preserve"> statement</w:t>
      </w:r>
      <w:r w:rsidR="002B0B0D">
        <w:rPr>
          <w:rFonts w:ascii="Arial" w:hAnsi="Arial" w:cs="Arial"/>
          <w:color w:val="00B0F0"/>
          <w:sz w:val="19"/>
          <w:szCs w:val="19"/>
          <w:shd w:val="clear" w:color="auto" w:fill="FFFFFF"/>
        </w:rPr>
        <w:t>s</w:t>
      </w:r>
      <w:r>
        <w:rPr>
          <w:rFonts w:ascii="Arial" w:hAnsi="Arial" w:cs="Arial"/>
          <w:color w:val="00B0F0"/>
          <w:sz w:val="19"/>
          <w:szCs w:val="19"/>
          <w:shd w:val="clear" w:color="auto" w:fill="FFFFFF"/>
        </w:rPr>
        <w:t xml:space="preserve"> to </w:t>
      </w:r>
      <w:r w:rsidR="005A5578">
        <w:rPr>
          <w:rFonts w:ascii="Arial" w:hAnsi="Arial" w:cs="Arial"/>
          <w:color w:val="00B0F0"/>
          <w:sz w:val="19"/>
          <w:szCs w:val="19"/>
          <w:shd w:val="clear" w:color="auto" w:fill="FFFFFF"/>
        </w:rPr>
        <w:t>emphasize the improvement of GCMC-MBAR relative to MBAR-ITIC</w:t>
      </w:r>
      <w:r w:rsidR="008D699E">
        <w:rPr>
          <w:rFonts w:ascii="Arial" w:hAnsi="Arial" w:cs="Arial"/>
          <w:color w:val="00B0F0"/>
          <w:sz w:val="19"/>
          <w:szCs w:val="19"/>
          <w:shd w:val="clear" w:color="auto" w:fill="FFFFFF"/>
        </w:rPr>
        <w:t>.</w:t>
      </w:r>
    </w:p>
    <w:p w14:paraId="11D8E61F" w14:textId="65239921" w:rsidR="008D699E" w:rsidRDefault="008D699E" w:rsidP="00640A44">
      <w:pPr>
        <w:rPr>
          <w:rFonts w:ascii="Arial" w:hAnsi="Arial" w:cs="Arial"/>
          <w:color w:val="00B0F0"/>
          <w:sz w:val="19"/>
          <w:szCs w:val="19"/>
          <w:shd w:val="clear" w:color="auto" w:fill="FFFFFF"/>
        </w:rPr>
      </w:pPr>
      <w:r>
        <w:rPr>
          <w:rFonts w:ascii="Arial" w:hAnsi="Arial" w:cs="Arial"/>
          <w:color w:val="00B0F0"/>
          <w:sz w:val="19"/>
          <w:szCs w:val="19"/>
          <w:shd w:val="clear" w:color="auto" w:fill="FFFFFF"/>
        </w:rPr>
        <w:t>Page 31:</w:t>
      </w:r>
    </w:p>
    <w:p w14:paraId="712883A5" w14:textId="16029F0D" w:rsidR="008D699E" w:rsidRDefault="001250E9" w:rsidP="008D699E">
      <w:pPr>
        <w:rPr>
          <w:rFonts w:ascii="Arial" w:hAnsi="Arial" w:cs="Arial"/>
          <w:color w:val="00B0F0"/>
          <w:sz w:val="19"/>
          <w:szCs w:val="19"/>
          <w:shd w:val="clear" w:color="auto" w:fill="FFFFFF"/>
        </w:rPr>
      </w:pPr>
      <w:r w:rsidRPr="001250E9">
        <w:rPr>
          <w:rFonts w:ascii="Arial" w:hAnsi="Arial" w:cs="Arial"/>
          <w:noProof/>
          <w:color w:val="00B0F0"/>
          <w:sz w:val="19"/>
          <w:szCs w:val="19"/>
          <w:shd w:val="clear" w:color="auto" w:fill="FFFFFF"/>
        </w:rPr>
        <w:drawing>
          <wp:inline distT="0" distB="0" distL="0" distR="0" wp14:anchorId="11D90246" wp14:editId="238C1DF6">
            <wp:extent cx="5943600" cy="648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48335"/>
                    </a:xfrm>
                    <a:prstGeom prst="rect">
                      <a:avLst/>
                    </a:prstGeom>
                    <a:noFill/>
                    <a:ln>
                      <a:noFill/>
                    </a:ln>
                  </pic:spPr>
                </pic:pic>
              </a:graphicData>
            </a:graphic>
          </wp:inline>
        </w:drawing>
      </w:r>
    </w:p>
    <w:p w14:paraId="169465C2" w14:textId="674D2B9C" w:rsidR="008D699E" w:rsidRDefault="008D699E" w:rsidP="008D699E">
      <w:pPr>
        <w:rPr>
          <w:rFonts w:ascii="Arial" w:hAnsi="Arial" w:cs="Arial"/>
          <w:color w:val="00B0F0"/>
          <w:sz w:val="19"/>
          <w:szCs w:val="19"/>
          <w:shd w:val="clear" w:color="auto" w:fill="FFFFFF"/>
        </w:rPr>
      </w:pPr>
      <w:r>
        <w:rPr>
          <w:rFonts w:ascii="Arial" w:hAnsi="Arial" w:cs="Arial"/>
          <w:color w:val="00B0F0"/>
          <w:sz w:val="19"/>
          <w:szCs w:val="19"/>
          <w:shd w:val="clear" w:color="auto" w:fill="FFFFFF"/>
        </w:rPr>
        <w:t>Page 35:</w:t>
      </w:r>
    </w:p>
    <w:p w14:paraId="0087368D" w14:textId="676E1723" w:rsidR="00027E2F" w:rsidRDefault="001250E9" w:rsidP="000C5B4E">
      <w:pPr>
        <w:rPr>
          <w:rFonts w:ascii="Arial" w:hAnsi="Arial" w:cs="Arial"/>
          <w:color w:val="00B0F0"/>
          <w:sz w:val="19"/>
          <w:szCs w:val="19"/>
          <w:shd w:val="clear" w:color="auto" w:fill="FFFFFF"/>
        </w:rPr>
      </w:pPr>
      <w:r w:rsidRPr="001250E9">
        <w:rPr>
          <w:rFonts w:ascii="Arial" w:hAnsi="Arial" w:cs="Arial"/>
          <w:noProof/>
          <w:color w:val="00B0F0"/>
          <w:sz w:val="19"/>
          <w:szCs w:val="19"/>
          <w:shd w:val="clear" w:color="auto" w:fill="FFFFFF"/>
        </w:rPr>
        <w:drawing>
          <wp:inline distT="0" distB="0" distL="0" distR="0" wp14:anchorId="206C8E98" wp14:editId="47B21AF8">
            <wp:extent cx="5943600" cy="23152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15210"/>
                    </a:xfrm>
                    <a:prstGeom prst="rect">
                      <a:avLst/>
                    </a:prstGeom>
                    <a:noFill/>
                    <a:ln>
                      <a:noFill/>
                    </a:ln>
                  </pic:spPr>
                </pic:pic>
              </a:graphicData>
            </a:graphic>
          </wp:inline>
        </w:drawing>
      </w:r>
    </w:p>
    <w:p w14:paraId="3B1D75D4" w14:textId="04757546" w:rsidR="008D699E" w:rsidRDefault="008D699E"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Page 35:</w:t>
      </w:r>
    </w:p>
    <w:p w14:paraId="2CF2230D" w14:textId="0328E33D" w:rsidR="008D699E" w:rsidRDefault="001250E9" w:rsidP="000C5B4E">
      <w:pPr>
        <w:rPr>
          <w:rFonts w:ascii="Arial" w:hAnsi="Arial" w:cs="Arial"/>
          <w:color w:val="00B0F0"/>
          <w:sz w:val="19"/>
          <w:szCs w:val="19"/>
          <w:shd w:val="clear" w:color="auto" w:fill="FFFFFF"/>
        </w:rPr>
      </w:pPr>
      <w:r w:rsidRPr="001250E9">
        <w:rPr>
          <w:rFonts w:ascii="Arial" w:hAnsi="Arial" w:cs="Arial"/>
          <w:noProof/>
          <w:color w:val="00B0F0"/>
          <w:sz w:val="19"/>
          <w:szCs w:val="19"/>
          <w:shd w:val="clear" w:color="auto" w:fill="FFFFFF"/>
        </w:rPr>
        <w:drawing>
          <wp:inline distT="0" distB="0" distL="0" distR="0" wp14:anchorId="1EAA42AE" wp14:editId="7D7D1843">
            <wp:extent cx="5943600" cy="895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895985"/>
                    </a:xfrm>
                    <a:prstGeom prst="rect">
                      <a:avLst/>
                    </a:prstGeom>
                    <a:noFill/>
                    <a:ln>
                      <a:noFill/>
                    </a:ln>
                  </pic:spPr>
                </pic:pic>
              </a:graphicData>
            </a:graphic>
          </wp:inline>
        </w:drawing>
      </w:r>
    </w:p>
    <w:p w14:paraId="1DA28815" w14:textId="77777777" w:rsidR="00995C60" w:rsidRDefault="00995C60" w:rsidP="000C5B4E">
      <w:pPr>
        <w:rPr>
          <w:rFonts w:ascii="Cambria" w:hAnsi="Cambria"/>
          <w:sz w:val="32"/>
        </w:rPr>
      </w:pPr>
    </w:p>
    <w:p w14:paraId="07A85C7B" w14:textId="5B1A5A70" w:rsidR="00995C60" w:rsidRDefault="00995C60" w:rsidP="000C5B4E">
      <w:pPr>
        <w:rPr>
          <w:rFonts w:ascii="Cambria" w:hAnsi="Cambria"/>
          <w:sz w:val="32"/>
        </w:rPr>
      </w:pPr>
    </w:p>
    <w:p w14:paraId="1D0C598D" w14:textId="7DD4280C" w:rsidR="0072433E" w:rsidRDefault="0072433E" w:rsidP="000C5B4E">
      <w:pPr>
        <w:rPr>
          <w:rFonts w:ascii="Cambria" w:hAnsi="Cambria"/>
          <w:sz w:val="32"/>
        </w:rPr>
      </w:pPr>
    </w:p>
    <w:p w14:paraId="4F114C8B" w14:textId="65B257D2" w:rsidR="0072433E" w:rsidRDefault="0072433E" w:rsidP="000C5B4E">
      <w:pPr>
        <w:rPr>
          <w:rFonts w:ascii="Cambria" w:hAnsi="Cambria"/>
          <w:sz w:val="32"/>
        </w:rPr>
      </w:pPr>
    </w:p>
    <w:p w14:paraId="05DFFFA4" w14:textId="7D5EDCB7" w:rsidR="0072433E" w:rsidRDefault="0072433E" w:rsidP="000C5B4E">
      <w:pPr>
        <w:rPr>
          <w:rFonts w:ascii="Cambria" w:hAnsi="Cambria"/>
          <w:sz w:val="32"/>
        </w:rPr>
      </w:pPr>
    </w:p>
    <w:p w14:paraId="3A8EE4B4" w14:textId="60F090DB" w:rsidR="000C5B4E" w:rsidRDefault="000C5B4E" w:rsidP="000C5B4E">
      <w:pPr>
        <w:rPr>
          <w:rFonts w:ascii="Arial" w:hAnsi="Arial" w:cs="Arial"/>
          <w:color w:val="222222"/>
          <w:sz w:val="19"/>
          <w:szCs w:val="19"/>
        </w:rPr>
      </w:pPr>
      <w:r>
        <w:rPr>
          <w:rFonts w:ascii="Cambria" w:hAnsi="Cambria"/>
          <w:sz w:val="32"/>
        </w:rPr>
        <w:lastRenderedPageBreak/>
        <w:t>Reviewer #2</w:t>
      </w:r>
      <w:r>
        <w:rPr>
          <w:rFonts w:ascii="Arial" w:hAnsi="Arial" w:cs="Arial"/>
          <w:color w:val="222222"/>
          <w:sz w:val="19"/>
          <w:szCs w:val="19"/>
        </w:rPr>
        <w:br/>
      </w:r>
      <w:r>
        <w:rPr>
          <w:rFonts w:ascii="Arial" w:hAnsi="Arial" w:cs="Arial"/>
          <w:color w:val="222222"/>
          <w:sz w:val="19"/>
          <w:szCs w:val="19"/>
        </w:rPr>
        <w:br/>
      </w:r>
      <w:r w:rsidRPr="00794499">
        <w:rPr>
          <w:rFonts w:ascii="Arial" w:hAnsi="Arial" w:cs="Arial"/>
          <w:b/>
          <w:color w:val="222222"/>
          <w:sz w:val="19"/>
          <w:szCs w:val="19"/>
          <w:shd w:val="clear" w:color="auto" w:fill="FFFFFF"/>
        </w:rPr>
        <w:t xml:space="preserve">Recommendation: </w:t>
      </w:r>
      <w:r w:rsidRPr="00012B76">
        <w:rPr>
          <w:rFonts w:ascii="Arial" w:hAnsi="Arial" w:cs="Arial"/>
          <w:b/>
          <w:color w:val="222222"/>
          <w:sz w:val="19"/>
          <w:szCs w:val="19"/>
          <w:shd w:val="clear" w:color="auto" w:fill="FFFFFF"/>
        </w:rPr>
        <w:t>Publish after minor revisions noted.</w:t>
      </w:r>
      <w:r>
        <w:rPr>
          <w:rFonts w:ascii="Arial" w:hAnsi="Arial" w:cs="Arial"/>
          <w:color w:val="222222"/>
          <w:sz w:val="19"/>
          <w:szCs w:val="19"/>
        </w:rPr>
        <w:br/>
      </w:r>
    </w:p>
    <w:p w14:paraId="7B2D0F1B" w14:textId="77777777" w:rsidR="000C5B4E" w:rsidRDefault="000C5B4E" w:rsidP="000C5B4E">
      <w:pPr>
        <w:rPr>
          <w:rFonts w:ascii="Arial" w:hAnsi="Arial" w:cs="Arial"/>
          <w:color w:val="222222"/>
          <w:shd w:val="clear" w:color="auto" w:fill="FFFFFF"/>
        </w:rPr>
      </w:pPr>
      <w:r w:rsidRPr="008D6A68">
        <w:rPr>
          <w:rFonts w:ascii="Cambria" w:hAnsi="Cambria"/>
          <w:b/>
          <w:u w:val="single"/>
        </w:rPr>
        <w:t>General:</w:t>
      </w:r>
    </w:p>
    <w:p w14:paraId="763EF5C9" w14:textId="0DD2970B" w:rsidR="000C5B4E" w:rsidRPr="00990198" w:rsidRDefault="000C5B4E" w:rsidP="000C5B4E">
      <w:pPr>
        <w:rPr>
          <w:rFonts w:ascii="Cambria" w:hAnsi="Cambria"/>
          <w:b/>
          <w:u w:val="single"/>
        </w:rPr>
      </w:pPr>
      <w:r w:rsidRPr="000C5B4E">
        <w:rPr>
          <w:rFonts w:ascii="Arial" w:hAnsi="Arial" w:cs="Arial"/>
          <w:color w:val="222222"/>
          <w:sz w:val="19"/>
          <w:szCs w:val="19"/>
          <w:shd w:val="clear" w:color="auto" w:fill="FFFFFF"/>
        </w:rPr>
        <w:t>The manuscript concerns molecular simulations of phase equilibria and optimization of force field parameters. The authors apply MBAR to GCMC simulations for calculating phase equilibria and use the property of MBAR that reweighting can be conducted for intensive state variables (T and chemical potentials) as well as for Hamiltonian parameters (theta), on equal ground. This strong-point of MBAR is used for optimization of force field parameters.</w:t>
      </w:r>
      <w:r w:rsidRPr="000C5B4E">
        <w:rPr>
          <w:rFonts w:ascii="Arial" w:hAnsi="Arial" w:cs="Arial"/>
          <w:color w:val="222222"/>
          <w:sz w:val="19"/>
          <w:szCs w:val="19"/>
          <w:shd w:val="clear" w:color="auto" w:fill="FFFFFF"/>
        </w:rPr>
        <w:br/>
      </w:r>
      <w:r w:rsidRPr="000C5B4E">
        <w:rPr>
          <w:rFonts w:ascii="Arial" w:hAnsi="Arial" w:cs="Arial"/>
          <w:color w:val="222222"/>
          <w:sz w:val="19"/>
          <w:szCs w:val="19"/>
          <w:shd w:val="clear" w:color="auto" w:fill="FFFFFF"/>
        </w:rPr>
        <w:br/>
        <w:t>This study is an important contribution to the field and should be published after some minor revision, as detailed below. Very fine work, indeed.</w:t>
      </w:r>
    </w:p>
    <w:p w14:paraId="6868089E" w14:textId="77777777" w:rsidR="000C5B4E" w:rsidRPr="006B06FC" w:rsidRDefault="000C5B4E" w:rsidP="000C5B4E">
      <w:pPr>
        <w:rPr>
          <w:rFonts w:ascii="Cambria" w:hAnsi="Cambria"/>
          <w:b/>
          <w:u w:val="single"/>
        </w:rPr>
      </w:pPr>
      <w:r w:rsidRPr="006B06FC">
        <w:rPr>
          <w:rFonts w:ascii="Cambria" w:hAnsi="Cambria"/>
          <w:b/>
          <w:u w:val="single"/>
        </w:rPr>
        <w:t>Comment #1</w:t>
      </w:r>
    </w:p>
    <w:p w14:paraId="7A1F851D" w14:textId="68AE6C6C" w:rsidR="000C5B4E" w:rsidRPr="00012B76" w:rsidRDefault="00990198" w:rsidP="000C5B4E">
      <w:pPr>
        <w:rPr>
          <w:rFonts w:ascii="Arial" w:hAnsi="Arial" w:cs="Arial"/>
          <w:color w:val="222222"/>
          <w:sz w:val="19"/>
          <w:szCs w:val="19"/>
          <w:shd w:val="clear" w:color="auto" w:fill="FFFFFF"/>
        </w:rPr>
      </w:pPr>
      <w:r w:rsidRPr="00990198">
        <w:rPr>
          <w:rFonts w:ascii="Arial" w:hAnsi="Arial" w:cs="Arial"/>
          <w:color w:val="222222"/>
          <w:sz w:val="19"/>
          <w:szCs w:val="19"/>
          <w:shd w:val="clear" w:color="auto" w:fill="FFFFFF"/>
        </w:rPr>
        <w:t xml:space="preserve">section 3.4: this case study ignores a paper where a Mie force field (also </w:t>
      </w:r>
      <w:proofErr w:type="spellStart"/>
      <w:r w:rsidRPr="00990198">
        <w:rPr>
          <w:rFonts w:ascii="Arial" w:hAnsi="Arial" w:cs="Arial"/>
          <w:color w:val="222222"/>
          <w:sz w:val="19"/>
          <w:szCs w:val="19"/>
          <w:shd w:val="clear" w:color="auto" w:fill="FFFFFF"/>
        </w:rPr>
        <w:t>lamda</w:t>
      </w:r>
      <w:proofErr w:type="spellEnd"/>
      <w:r w:rsidRPr="00990198">
        <w:rPr>
          <w:rFonts w:ascii="Arial" w:hAnsi="Arial" w:cs="Arial"/>
          <w:color w:val="222222"/>
          <w:sz w:val="19"/>
          <w:szCs w:val="19"/>
          <w:shd w:val="clear" w:color="auto" w:fill="FFFFFF"/>
        </w:rPr>
        <w:t xml:space="preserve">=16) was earlier proposed for cyclohexane, with (I guess) essentially the same results. Differences should appear only because the objective function is slightly different here. The conclusion of this work is that the here proposed force field is „the most </w:t>
      </w:r>
      <w:proofErr w:type="gramStart"/>
      <w:r w:rsidRPr="00990198">
        <w:rPr>
          <w:rFonts w:ascii="Arial" w:hAnsi="Arial" w:cs="Arial"/>
          <w:color w:val="222222"/>
          <w:sz w:val="19"/>
          <w:szCs w:val="19"/>
          <w:shd w:val="clear" w:color="auto" w:fill="FFFFFF"/>
        </w:rPr>
        <w:t>accurate“</w:t>
      </w:r>
      <w:proofErr w:type="gramEnd"/>
      <w:r w:rsidRPr="00990198">
        <w:rPr>
          <w:rFonts w:ascii="Arial" w:hAnsi="Arial" w:cs="Arial"/>
          <w:color w:val="222222"/>
          <w:sz w:val="19"/>
          <w:szCs w:val="19"/>
          <w:shd w:val="clear" w:color="auto" w:fill="FFFFFF"/>
        </w:rPr>
        <w:t xml:space="preserve">. Omitting the previous study is (at least) awkward, because the authors seem to be aware of the line of developments from these authors, as the reference list shows. Is there a reason for omitting the study mentioned above from the list of „most reliable force fields from </w:t>
      </w:r>
      <w:proofErr w:type="gramStart"/>
      <w:r w:rsidRPr="00990198">
        <w:rPr>
          <w:rFonts w:ascii="Arial" w:hAnsi="Arial" w:cs="Arial"/>
          <w:color w:val="222222"/>
          <w:sz w:val="19"/>
          <w:szCs w:val="19"/>
          <w:shd w:val="clear" w:color="auto" w:fill="FFFFFF"/>
        </w:rPr>
        <w:t>literature.</w:t>
      </w:r>
      <w:proofErr w:type="gramEnd"/>
      <w:r w:rsidRPr="00990198">
        <w:rPr>
          <w:rFonts w:ascii="Arial" w:hAnsi="Arial" w:cs="Arial"/>
          <w:color w:val="222222"/>
          <w:sz w:val="19"/>
          <w:szCs w:val="19"/>
          <w:shd w:val="clear" w:color="auto" w:fill="FFFFFF"/>
        </w:rPr>
        <w:t xml:space="preserve"> Ref 22,24,27,55,56,</w:t>
      </w:r>
      <w:proofErr w:type="gramStart"/>
      <w:r w:rsidRPr="00990198">
        <w:rPr>
          <w:rFonts w:ascii="Arial" w:hAnsi="Arial" w:cs="Arial"/>
          <w:color w:val="222222"/>
          <w:sz w:val="19"/>
          <w:szCs w:val="19"/>
          <w:shd w:val="clear" w:color="auto" w:fill="FFFFFF"/>
        </w:rPr>
        <w:t>57“ ?</w:t>
      </w:r>
      <w:proofErr w:type="gramEnd"/>
      <w:r w:rsidR="000C5B4E" w:rsidRPr="00012B76">
        <w:rPr>
          <w:rFonts w:ascii="Arial" w:hAnsi="Arial" w:cs="Arial"/>
          <w:color w:val="222222"/>
          <w:sz w:val="19"/>
          <w:szCs w:val="19"/>
          <w:shd w:val="clear" w:color="auto" w:fill="FFFFFF"/>
        </w:rPr>
        <w:t xml:space="preserve"> </w:t>
      </w:r>
    </w:p>
    <w:p w14:paraId="2642A312" w14:textId="77777777" w:rsidR="000C5B4E" w:rsidRPr="006B06FC" w:rsidRDefault="000C5B4E" w:rsidP="000C5B4E">
      <w:pPr>
        <w:rPr>
          <w:rFonts w:ascii="Cambria" w:hAnsi="Cambria"/>
          <w:b/>
          <w:i/>
          <w:sz w:val="24"/>
        </w:rPr>
      </w:pPr>
      <w:r w:rsidRPr="006B06FC">
        <w:rPr>
          <w:b/>
          <w:i/>
          <w:color w:val="00B0F0"/>
        </w:rPr>
        <w:t>Response</w:t>
      </w:r>
      <w:r>
        <w:rPr>
          <w:b/>
          <w:i/>
          <w:color w:val="00B0F0"/>
        </w:rPr>
        <w:t xml:space="preserve"> #1</w:t>
      </w:r>
    </w:p>
    <w:p w14:paraId="59ADD179" w14:textId="6755C8F1" w:rsidR="00552A15" w:rsidRDefault="000C5B4E" w:rsidP="00990198">
      <w:pPr>
        <w:rPr>
          <w:rFonts w:ascii="Arial" w:hAnsi="Arial" w:cs="Arial"/>
          <w:color w:val="00B0F0"/>
          <w:sz w:val="19"/>
          <w:szCs w:val="19"/>
          <w:shd w:val="clear" w:color="auto" w:fill="FFFFFF"/>
        </w:rPr>
      </w:pPr>
      <w:r w:rsidRPr="00012B76">
        <w:rPr>
          <w:rFonts w:ascii="Arial" w:hAnsi="Arial" w:cs="Arial"/>
          <w:color w:val="00B0F0"/>
          <w:sz w:val="19"/>
          <w:szCs w:val="19"/>
          <w:shd w:val="clear" w:color="auto" w:fill="FFFFFF"/>
        </w:rPr>
        <w:t xml:space="preserve">We </w:t>
      </w:r>
      <w:r w:rsidR="00B6475D">
        <w:rPr>
          <w:rFonts w:ascii="Arial" w:hAnsi="Arial" w:cs="Arial"/>
          <w:color w:val="00B0F0"/>
          <w:sz w:val="19"/>
          <w:szCs w:val="19"/>
          <w:shd w:val="clear" w:color="auto" w:fill="FFFFFF"/>
        </w:rPr>
        <w:t>sincerely apologize for th</w:t>
      </w:r>
      <w:r w:rsidR="00BE194F">
        <w:rPr>
          <w:rFonts w:ascii="Arial" w:hAnsi="Arial" w:cs="Arial"/>
          <w:color w:val="00B0F0"/>
          <w:sz w:val="19"/>
          <w:szCs w:val="19"/>
          <w:shd w:val="clear" w:color="auto" w:fill="FFFFFF"/>
        </w:rPr>
        <w:t>is</w:t>
      </w:r>
      <w:r w:rsidR="00B6475D">
        <w:rPr>
          <w:rFonts w:ascii="Arial" w:hAnsi="Arial" w:cs="Arial"/>
          <w:color w:val="00B0F0"/>
          <w:sz w:val="19"/>
          <w:szCs w:val="19"/>
          <w:shd w:val="clear" w:color="auto" w:fill="FFFFFF"/>
        </w:rPr>
        <w:t xml:space="preserve"> omission. Despite our </w:t>
      </w:r>
      <w:del w:id="14" w:author="Michael R Shirts" w:date="2019-03-11T23:16:00Z">
        <w:r w:rsidR="00B6475D" w:rsidDel="00E47FCF">
          <w:rPr>
            <w:rFonts w:ascii="Arial" w:hAnsi="Arial" w:cs="Arial"/>
            <w:color w:val="00B0F0"/>
            <w:sz w:val="19"/>
            <w:szCs w:val="19"/>
            <w:shd w:val="clear" w:color="auto" w:fill="FFFFFF"/>
          </w:rPr>
          <w:delText xml:space="preserve">great </w:delText>
        </w:r>
      </w:del>
      <w:ins w:id="15" w:author="Michael R Shirts" w:date="2019-03-11T23:16:00Z">
        <w:r w:rsidR="00E47FCF">
          <w:rPr>
            <w:rFonts w:ascii="Arial" w:hAnsi="Arial" w:cs="Arial"/>
            <w:color w:val="00B0F0"/>
            <w:sz w:val="19"/>
            <w:szCs w:val="19"/>
            <w:shd w:val="clear" w:color="auto" w:fill="FFFFFF"/>
          </w:rPr>
          <w:t xml:space="preserve">assumed </w:t>
        </w:r>
      </w:ins>
      <w:r w:rsidR="00B6475D">
        <w:rPr>
          <w:rFonts w:ascii="Arial" w:hAnsi="Arial" w:cs="Arial"/>
          <w:color w:val="00B0F0"/>
          <w:sz w:val="19"/>
          <w:szCs w:val="19"/>
          <w:shd w:val="clear" w:color="auto" w:fill="FFFFFF"/>
        </w:rPr>
        <w:t xml:space="preserve">familiarity with the </w:t>
      </w:r>
      <w:proofErr w:type="spellStart"/>
      <w:r w:rsidR="00B6475D">
        <w:rPr>
          <w:rFonts w:ascii="Arial" w:hAnsi="Arial" w:cs="Arial"/>
          <w:color w:val="00B0F0"/>
          <w:sz w:val="19"/>
          <w:szCs w:val="19"/>
          <w:shd w:val="clear" w:color="auto" w:fill="FFFFFF"/>
        </w:rPr>
        <w:t>TAMie</w:t>
      </w:r>
      <w:proofErr w:type="spellEnd"/>
      <w:r w:rsidR="00B6475D">
        <w:rPr>
          <w:rFonts w:ascii="Arial" w:hAnsi="Arial" w:cs="Arial"/>
          <w:color w:val="00B0F0"/>
          <w:sz w:val="19"/>
          <w:szCs w:val="19"/>
          <w:shd w:val="clear" w:color="auto" w:fill="FFFFFF"/>
        </w:rPr>
        <w:t xml:space="preserve"> series of publications, we</w:t>
      </w:r>
      <w:r w:rsidR="00552A15">
        <w:rPr>
          <w:rFonts w:ascii="Arial" w:hAnsi="Arial" w:cs="Arial"/>
          <w:color w:val="00B0F0"/>
          <w:sz w:val="19"/>
          <w:szCs w:val="19"/>
          <w:shd w:val="clear" w:color="auto" w:fill="FFFFFF"/>
        </w:rPr>
        <w:t xml:space="preserve"> failed to </w:t>
      </w:r>
      <w:r w:rsidR="004A22AB">
        <w:rPr>
          <w:rFonts w:ascii="Arial" w:hAnsi="Arial" w:cs="Arial"/>
          <w:color w:val="00B0F0"/>
          <w:sz w:val="19"/>
          <w:szCs w:val="19"/>
          <w:shd w:val="clear" w:color="auto" w:fill="FFFFFF"/>
        </w:rPr>
        <w:t>include</w:t>
      </w:r>
      <w:r w:rsidR="00552A15">
        <w:rPr>
          <w:rFonts w:ascii="Arial" w:hAnsi="Arial" w:cs="Arial"/>
          <w:color w:val="00B0F0"/>
          <w:sz w:val="19"/>
          <w:szCs w:val="19"/>
          <w:shd w:val="clear" w:color="auto" w:fill="FFFFFF"/>
        </w:rPr>
        <w:t xml:space="preserve"> the</w:t>
      </w:r>
      <w:r w:rsidR="00B6475D">
        <w:rPr>
          <w:rFonts w:ascii="Arial" w:hAnsi="Arial" w:cs="Arial"/>
          <w:color w:val="00B0F0"/>
          <w:sz w:val="19"/>
          <w:szCs w:val="19"/>
          <w:shd w:val="clear" w:color="auto" w:fill="FFFFFF"/>
        </w:rPr>
        <w:t xml:space="preserve"> </w:t>
      </w:r>
      <w:proofErr w:type="spellStart"/>
      <w:r w:rsidR="00B6475D">
        <w:rPr>
          <w:rFonts w:ascii="Arial" w:hAnsi="Arial" w:cs="Arial"/>
          <w:color w:val="00B0F0"/>
          <w:sz w:val="19"/>
          <w:szCs w:val="19"/>
          <w:shd w:val="clear" w:color="auto" w:fill="FFFFFF"/>
        </w:rPr>
        <w:t>TAMie</w:t>
      </w:r>
      <w:proofErr w:type="spellEnd"/>
      <w:r w:rsidR="00B6475D">
        <w:rPr>
          <w:rFonts w:ascii="Arial" w:hAnsi="Arial" w:cs="Arial"/>
          <w:color w:val="00B0F0"/>
          <w:sz w:val="19"/>
          <w:szCs w:val="19"/>
          <w:shd w:val="clear" w:color="auto" w:fill="FFFFFF"/>
        </w:rPr>
        <w:t xml:space="preserve"> Mie parameters for cyclohexane. </w:t>
      </w:r>
    </w:p>
    <w:p w14:paraId="21CB7699" w14:textId="4F98430E" w:rsidR="00B6475D" w:rsidRDefault="00B6475D"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In fact, the newly optimized </w:t>
      </w:r>
      <w:proofErr w:type="spellStart"/>
      <w:r>
        <w:rPr>
          <w:rFonts w:ascii="Arial" w:hAnsi="Arial" w:cs="Arial"/>
          <w:color w:val="00B0F0"/>
          <w:sz w:val="19"/>
          <w:szCs w:val="19"/>
          <w:shd w:val="clear" w:color="auto" w:fill="FFFFFF"/>
        </w:rPr>
        <w:t>MiPPE</w:t>
      </w:r>
      <w:proofErr w:type="spellEnd"/>
      <w:r>
        <w:rPr>
          <w:rFonts w:ascii="Arial" w:hAnsi="Arial" w:cs="Arial"/>
          <w:color w:val="00B0F0"/>
          <w:sz w:val="19"/>
          <w:szCs w:val="19"/>
          <w:shd w:val="clear" w:color="auto" w:fill="FFFFFF"/>
        </w:rPr>
        <w:t xml:space="preserve"> parameters for cyclohexane agree very closely with the </w:t>
      </w:r>
      <w:proofErr w:type="spellStart"/>
      <w:r>
        <w:rPr>
          <w:rFonts w:ascii="Arial" w:hAnsi="Arial" w:cs="Arial"/>
          <w:color w:val="00B0F0"/>
          <w:sz w:val="19"/>
          <w:szCs w:val="19"/>
          <w:shd w:val="clear" w:color="auto" w:fill="FFFFFF"/>
        </w:rPr>
        <w:t>TAMie</w:t>
      </w:r>
      <w:proofErr w:type="spellEnd"/>
      <w:r>
        <w:rPr>
          <w:rFonts w:ascii="Arial" w:hAnsi="Arial" w:cs="Arial"/>
          <w:color w:val="00B0F0"/>
          <w:sz w:val="19"/>
          <w:szCs w:val="19"/>
          <w:shd w:val="clear" w:color="auto" w:fill="FFFFFF"/>
        </w:rPr>
        <w:t xml:space="preserve"> parameters. </w:t>
      </w:r>
      <w:r w:rsidR="004A22AB">
        <w:rPr>
          <w:rFonts w:ascii="Arial" w:hAnsi="Arial" w:cs="Arial"/>
          <w:color w:val="00B0F0"/>
          <w:sz w:val="19"/>
          <w:szCs w:val="19"/>
          <w:shd w:val="clear" w:color="auto" w:fill="FFFFFF"/>
        </w:rPr>
        <w:t xml:space="preserve">Because </w:t>
      </w:r>
      <w:ins w:id="16" w:author="Michael R Shirts" w:date="2019-03-11T23:16:00Z">
        <w:r w:rsidR="00E47FCF">
          <w:rPr>
            <w:rFonts w:ascii="Arial" w:hAnsi="Arial" w:cs="Arial"/>
            <w:color w:val="00B0F0"/>
            <w:sz w:val="19"/>
            <w:szCs w:val="19"/>
            <w:shd w:val="clear" w:color="auto" w:fill="FFFFFF"/>
          </w:rPr>
          <w:t xml:space="preserve">we did not consider </w:t>
        </w:r>
      </w:ins>
      <w:r>
        <w:rPr>
          <w:rFonts w:ascii="Arial" w:hAnsi="Arial" w:cs="Arial"/>
          <w:color w:val="00B0F0"/>
          <w:sz w:val="19"/>
          <w:szCs w:val="19"/>
          <w:shd w:val="clear" w:color="auto" w:fill="FFFFFF"/>
        </w:rPr>
        <w:t xml:space="preserve">the </w:t>
      </w:r>
      <w:proofErr w:type="spellStart"/>
      <w:r>
        <w:rPr>
          <w:rFonts w:ascii="Arial" w:hAnsi="Arial" w:cs="Arial"/>
          <w:color w:val="00B0F0"/>
          <w:sz w:val="19"/>
          <w:szCs w:val="19"/>
          <w:shd w:val="clear" w:color="auto" w:fill="FFFFFF"/>
        </w:rPr>
        <w:t>TAMie</w:t>
      </w:r>
      <w:proofErr w:type="spellEnd"/>
      <w:r>
        <w:rPr>
          <w:rFonts w:ascii="Arial" w:hAnsi="Arial" w:cs="Arial"/>
          <w:color w:val="00B0F0"/>
          <w:sz w:val="19"/>
          <w:szCs w:val="19"/>
          <w:shd w:val="clear" w:color="auto" w:fill="FFFFFF"/>
        </w:rPr>
        <w:t xml:space="preserve"> parameters </w:t>
      </w:r>
      <w:del w:id="17" w:author="Michael R Shirts" w:date="2019-03-11T23:16:00Z">
        <w:r w:rsidDel="00E47FCF">
          <w:rPr>
            <w:rFonts w:ascii="Arial" w:hAnsi="Arial" w:cs="Arial"/>
            <w:color w:val="00B0F0"/>
            <w:sz w:val="19"/>
            <w:szCs w:val="19"/>
            <w:shd w:val="clear" w:color="auto" w:fill="FFFFFF"/>
          </w:rPr>
          <w:delText xml:space="preserve">were never considered </w:delText>
        </w:r>
      </w:del>
      <w:r>
        <w:rPr>
          <w:rFonts w:ascii="Arial" w:hAnsi="Arial" w:cs="Arial"/>
          <w:color w:val="00B0F0"/>
          <w:sz w:val="19"/>
          <w:szCs w:val="19"/>
          <w:shd w:val="clear" w:color="auto" w:fill="FFFFFF"/>
        </w:rPr>
        <w:t>prior to this reviewer’s comment, t</w:t>
      </w:r>
      <w:r w:rsidR="00CE4AED">
        <w:rPr>
          <w:rFonts w:ascii="Arial" w:hAnsi="Arial" w:cs="Arial"/>
          <w:color w:val="00B0F0"/>
          <w:sz w:val="19"/>
          <w:szCs w:val="19"/>
          <w:shd w:val="clear" w:color="auto" w:fill="FFFFFF"/>
        </w:rPr>
        <w:t xml:space="preserve">he good agreement between the </w:t>
      </w:r>
      <w:proofErr w:type="spellStart"/>
      <w:r w:rsidR="00CE4AED">
        <w:rPr>
          <w:rFonts w:ascii="Arial" w:hAnsi="Arial" w:cs="Arial"/>
          <w:color w:val="00B0F0"/>
          <w:sz w:val="19"/>
          <w:szCs w:val="19"/>
          <w:shd w:val="clear" w:color="auto" w:fill="FFFFFF"/>
        </w:rPr>
        <w:t>MiPPE</w:t>
      </w:r>
      <w:proofErr w:type="spellEnd"/>
      <w:r w:rsidR="00CE4AED">
        <w:rPr>
          <w:rFonts w:ascii="Arial" w:hAnsi="Arial" w:cs="Arial"/>
          <w:color w:val="00B0F0"/>
          <w:sz w:val="19"/>
          <w:szCs w:val="19"/>
          <w:shd w:val="clear" w:color="auto" w:fill="FFFFFF"/>
        </w:rPr>
        <w:t xml:space="preserve"> and </w:t>
      </w:r>
      <w:proofErr w:type="spellStart"/>
      <w:r w:rsidR="00CE4AED">
        <w:rPr>
          <w:rFonts w:ascii="Arial" w:hAnsi="Arial" w:cs="Arial"/>
          <w:color w:val="00B0F0"/>
          <w:sz w:val="19"/>
          <w:szCs w:val="19"/>
          <w:shd w:val="clear" w:color="auto" w:fill="FFFFFF"/>
        </w:rPr>
        <w:t>TAMie</w:t>
      </w:r>
      <w:proofErr w:type="spellEnd"/>
      <w:r w:rsidR="00CE4AED">
        <w:rPr>
          <w:rFonts w:ascii="Arial" w:hAnsi="Arial" w:cs="Arial"/>
          <w:color w:val="00B0F0"/>
          <w:sz w:val="19"/>
          <w:szCs w:val="19"/>
          <w:shd w:val="clear" w:color="auto" w:fill="FFFFFF"/>
        </w:rPr>
        <w:t xml:space="preserve"> parameters</w:t>
      </w:r>
      <w:r>
        <w:rPr>
          <w:rFonts w:ascii="Arial" w:hAnsi="Arial" w:cs="Arial"/>
          <w:color w:val="00B0F0"/>
          <w:sz w:val="19"/>
          <w:szCs w:val="19"/>
          <w:shd w:val="clear" w:color="auto" w:fill="FFFFFF"/>
        </w:rPr>
        <w:t xml:space="preserve"> </w:t>
      </w:r>
      <w:r w:rsidR="004A22AB">
        <w:rPr>
          <w:rFonts w:ascii="Arial" w:hAnsi="Arial" w:cs="Arial"/>
          <w:color w:val="00B0F0"/>
          <w:sz w:val="19"/>
          <w:szCs w:val="19"/>
          <w:shd w:val="clear" w:color="auto" w:fill="FFFFFF"/>
        </w:rPr>
        <w:t xml:space="preserve">(inadvertently) </w:t>
      </w:r>
      <w:r>
        <w:rPr>
          <w:rFonts w:ascii="Arial" w:hAnsi="Arial" w:cs="Arial"/>
          <w:color w:val="00B0F0"/>
          <w:sz w:val="19"/>
          <w:szCs w:val="19"/>
          <w:shd w:val="clear" w:color="auto" w:fill="FFFFFF"/>
        </w:rPr>
        <w:t>provides</w:t>
      </w:r>
      <w:r w:rsidR="004A22AB">
        <w:rPr>
          <w:rFonts w:ascii="Arial" w:hAnsi="Arial" w:cs="Arial"/>
          <w:color w:val="00B0F0"/>
          <w:sz w:val="19"/>
          <w:szCs w:val="19"/>
          <w:shd w:val="clear" w:color="auto" w:fill="FFFFFF"/>
        </w:rPr>
        <w:t xml:space="preserve"> </w:t>
      </w:r>
      <w:r>
        <w:rPr>
          <w:rFonts w:ascii="Arial" w:hAnsi="Arial" w:cs="Arial"/>
          <w:color w:val="00B0F0"/>
          <w:sz w:val="19"/>
          <w:szCs w:val="19"/>
          <w:shd w:val="clear" w:color="auto" w:fill="FFFFFF"/>
        </w:rPr>
        <w:t>supporting evidence th</w:t>
      </w:r>
      <w:r w:rsidR="004A22AB">
        <w:rPr>
          <w:rFonts w:ascii="Arial" w:hAnsi="Arial" w:cs="Arial"/>
          <w:color w:val="00B0F0"/>
          <w:sz w:val="19"/>
          <w:szCs w:val="19"/>
          <w:shd w:val="clear" w:color="auto" w:fill="FFFFFF"/>
        </w:rPr>
        <w:t>at</w:t>
      </w:r>
      <w:r>
        <w:rPr>
          <w:rFonts w:ascii="Arial" w:hAnsi="Arial" w:cs="Arial"/>
          <w:color w:val="00B0F0"/>
          <w:sz w:val="19"/>
          <w:szCs w:val="19"/>
          <w:shd w:val="clear" w:color="auto" w:fill="FFFFFF"/>
        </w:rPr>
        <w:t xml:space="preserve"> our GCMC-MBAR </w:t>
      </w:r>
      <w:r w:rsidR="004A22AB">
        <w:rPr>
          <w:rFonts w:ascii="Arial" w:hAnsi="Arial" w:cs="Arial"/>
          <w:color w:val="00B0F0"/>
          <w:sz w:val="19"/>
          <w:szCs w:val="19"/>
          <w:shd w:val="clear" w:color="auto" w:fill="FFFFFF"/>
        </w:rPr>
        <w:t>results are reliable.</w:t>
      </w:r>
    </w:p>
    <w:p w14:paraId="7BD5A14A" w14:textId="4A6A2615" w:rsidR="00AD684E" w:rsidRDefault="0072433E"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T</w:t>
      </w:r>
      <w:r w:rsidR="00B6475D">
        <w:rPr>
          <w:rFonts w:ascii="Arial" w:hAnsi="Arial" w:cs="Arial"/>
          <w:color w:val="00B0F0"/>
          <w:sz w:val="19"/>
          <w:szCs w:val="19"/>
          <w:shd w:val="clear" w:color="auto" w:fill="FFFFFF"/>
        </w:rPr>
        <w:t xml:space="preserve">o better </w:t>
      </w:r>
      <w:del w:id="18" w:author="Michael R Shirts" w:date="2019-03-11T23:17:00Z">
        <w:r w:rsidR="00B6475D" w:rsidDel="00E47FCF">
          <w:rPr>
            <w:rFonts w:ascii="Arial" w:hAnsi="Arial" w:cs="Arial"/>
            <w:color w:val="00B0F0"/>
            <w:sz w:val="19"/>
            <w:szCs w:val="19"/>
            <w:shd w:val="clear" w:color="auto" w:fill="FFFFFF"/>
          </w:rPr>
          <w:delText xml:space="preserve">represent </w:delText>
        </w:r>
      </w:del>
      <w:ins w:id="19" w:author="Michael R Shirts" w:date="2019-03-11T23:17:00Z">
        <w:r w:rsidR="00E47FCF">
          <w:rPr>
            <w:rFonts w:ascii="Arial" w:hAnsi="Arial" w:cs="Arial"/>
            <w:color w:val="00B0F0"/>
            <w:sz w:val="19"/>
            <w:szCs w:val="19"/>
            <w:shd w:val="clear" w:color="auto" w:fill="FFFFFF"/>
          </w:rPr>
          <w:t xml:space="preserve">capture </w:t>
        </w:r>
      </w:ins>
      <w:r w:rsidR="00B6475D">
        <w:rPr>
          <w:rFonts w:ascii="Arial" w:hAnsi="Arial" w:cs="Arial"/>
          <w:color w:val="00B0F0"/>
          <w:sz w:val="19"/>
          <w:szCs w:val="19"/>
          <w:shd w:val="clear" w:color="auto" w:fill="FFFFFF"/>
        </w:rPr>
        <w:t xml:space="preserve">the literature, we now depict the </w:t>
      </w:r>
      <w:proofErr w:type="spellStart"/>
      <w:r w:rsidR="00B6475D">
        <w:rPr>
          <w:rFonts w:ascii="Arial" w:hAnsi="Arial" w:cs="Arial"/>
          <w:color w:val="00B0F0"/>
          <w:sz w:val="19"/>
          <w:szCs w:val="19"/>
          <w:shd w:val="clear" w:color="auto" w:fill="FFFFFF"/>
        </w:rPr>
        <w:t>TAMie</w:t>
      </w:r>
      <w:proofErr w:type="spellEnd"/>
      <w:r w:rsidR="00B6475D">
        <w:rPr>
          <w:rFonts w:ascii="Arial" w:hAnsi="Arial" w:cs="Arial"/>
          <w:color w:val="00B0F0"/>
          <w:sz w:val="19"/>
          <w:szCs w:val="19"/>
          <w:shd w:val="clear" w:color="auto" w:fill="FFFFFF"/>
        </w:rPr>
        <w:t xml:space="preserve"> parameters in </w:t>
      </w:r>
      <w:r w:rsidR="000C20FE">
        <w:rPr>
          <w:rFonts w:ascii="Arial" w:hAnsi="Arial" w:cs="Arial"/>
          <w:color w:val="00B0F0"/>
          <w:sz w:val="19"/>
          <w:szCs w:val="19"/>
          <w:shd w:val="clear" w:color="auto" w:fill="FFFFFF"/>
        </w:rPr>
        <w:t>Figure</w:t>
      </w:r>
      <w:r w:rsidR="00B6475D">
        <w:rPr>
          <w:rFonts w:ascii="Arial" w:hAnsi="Arial" w:cs="Arial"/>
          <w:color w:val="00B0F0"/>
          <w:sz w:val="19"/>
          <w:szCs w:val="19"/>
          <w:shd w:val="clear" w:color="auto" w:fill="FFFFFF"/>
        </w:rPr>
        <w:t xml:space="preserve"> </w:t>
      </w:r>
      <w:r w:rsidR="000C20FE">
        <w:rPr>
          <w:rFonts w:ascii="Arial" w:hAnsi="Arial" w:cs="Arial"/>
          <w:color w:val="00B0F0"/>
          <w:sz w:val="19"/>
          <w:szCs w:val="19"/>
          <w:shd w:val="clear" w:color="auto" w:fill="FFFFFF"/>
        </w:rPr>
        <w:t xml:space="preserve">8: </w:t>
      </w:r>
    </w:p>
    <w:p w14:paraId="76855E87" w14:textId="343F4F65" w:rsidR="00B6475D" w:rsidRDefault="000C20FE" w:rsidP="00990198">
      <w:pPr>
        <w:rPr>
          <w:rFonts w:ascii="Arial" w:hAnsi="Arial" w:cs="Arial"/>
          <w:color w:val="00B0F0"/>
          <w:sz w:val="19"/>
          <w:szCs w:val="19"/>
          <w:shd w:val="clear" w:color="auto" w:fill="FFFFFF"/>
        </w:rPr>
      </w:pPr>
      <w:r>
        <w:rPr>
          <w:noProof/>
        </w:rPr>
        <w:lastRenderedPageBreak/>
        <w:drawing>
          <wp:inline distT="0" distB="0" distL="0" distR="0" wp14:anchorId="1EC10AC8" wp14:editId="76C68C51">
            <wp:extent cx="5943600" cy="55232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523230"/>
                    </a:xfrm>
                    <a:prstGeom prst="rect">
                      <a:avLst/>
                    </a:prstGeom>
                  </pic:spPr>
                </pic:pic>
              </a:graphicData>
            </a:graphic>
          </wp:inline>
        </w:drawing>
      </w:r>
    </w:p>
    <w:p w14:paraId="4FF39163" w14:textId="5B6866BB" w:rsidR="00AB4B75" w:rsidRDefault="00AB4B75"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And refer the reader to this </w:t>
      </w:r>
      <w:r w:rsidR="00B116C5">
        <w:rPr>
          <w:rFonts w:ascii="Arial" w:hAnsi="Arial" w:cs="Arial"/>
          <w:color w:val="00B0F0"/>
          <w:sz w:val="19"/>
          <w:szCs w:val="19"/>
          <w:shd w:val="clear" w:color="auto" w:fill="FFFFFF"/>
        </w:rPr>
        <w:t>addition</w:t>
      </w:r>
      <w:r>
        <w:rPr>
          <w:rFonts w:ascii="Arial" w:hAnsi="Arial" w:cs="Arial"/>
          <w:color w:val="00B0F0"/>
          <w:sz w:val="19"/>
          <w:szCs w:val="19"/>
          <w:shd w:val="clear" w:color="auto" w:fill="FFFFFF"/>
        </w:rPr>
        <w:t xml:space="preserve"> on page 3</w:t>
      </w:r>
      <w:r w:rsidR="00766ECF">
        <w:rPr>
          <w:rFonts w:ascii="Arial" w:hAnsi="Arial" w:cs="Arial"/>
          <w:color w:val="00B0F0"/>
          <w:sz w:val="19"/>
          <w:szCs w:val="19"/>
          <w:shd w:val="clear" w:color="auto" w:fill="FFFFFF"/>
        </w:rPr>
        <w:t>8</w:t>
      </w:r>
      <w:r>
        <w:rPr>
          <w:rFonts w:ascii="Arial" w:hAnsi="Arial" w:cs="Arial"/>
          <w:color w:val="00B0F0"/>
          <w:sz w:val="19"/>
          <w:szCs w:val="19"/>
          <w:shd w:val="clear" w:color="auto" w:fill="FFFFFF"/>
        </w:rPr>
        <w:t>:</w:t>
      </w:r>
    </w:p>
    <w:p w14:paraId="1EB6684B" w14:textId="7936A51B" w:rsidR="00AB4B75" w:rsidRDefault="00766ECF" w:rsidP="00990198">
      <w:pPr>
        <w:rPr>
          <w:rFonts w:ascii="Arial" w:hAnsi="Arial" w:cs="Arial"/>
          <w:color w:val="00B0F0"/>
          <w:sz w:val="19"/>
          <w:szCs w:val="19"/>
          <w:shd w:val="clear" w:color="auto" w:fill="FFFFFF"/>
        </w:rPr>
      </w:pPr>
      <w:r w:rsidRPr="00766ECF">
        <w:rPr>
          <w:rFonts w:ascii="Arial" w:hAnsi="Arial" w:cs="Arial"/>
          <w:noProof/>
          <w:color w:val="00B0F0"/>
          <w:sz w:val="19"/>
          <w:szCs w:val="19"/>
          <w:shd w:val="clear" w:color="auto" w:fill="FFFFFF"/>
        </w:rPr>
        <w:drawing>
          <wp:inline distT="0" distB="0" distL="0" distR="0" wp14:anchorId="69731EC9" wp14:editId="39D7D91F">
            <wp:extent cx="5943600" cy="678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78815"/>
                    </a:xfrm>
                    <a:prstGeom prst="rect">
                      <a:avLst/>
                    </a:prstGeom>
                    <a:noFill/>
                    <a:ln>
                      <a:noFill/>
                    </a:ln>
                  </pic:spPr>
                </pic:pic>
              </a:graphicData>
            </a:graphic>
          </wp:inline>
        </w:drawing>
      </w:r>
    </w:p>
    <w:p w14:paraId="24433B2A" w14:textId="724EB145" w:rsidR="00AB4B75" w:rsidRDefault="00B6475D"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We </w:t>
      </w:r>
      <w:r w:rsidR="005D32EE">
        <w:rPr>
          <w:rFonts w:ascii="Arial" w:hAnsi="Arial" w:cs="Arial"/>
          <w:color w:val="00B0F0"/>
          <w:sz w:val="19"/>
          <w:szCs w:val="19"/>
          <w:shd w:val="clear" w:color="auto" w:fill="FFFFFF"/>
        </w:rPr>
        <w:t xml:space="preserve">also </w:t>
      </w:r>
      <w:r w:rsidR="00AB4B75">
        <w:rPr>
          <w:rFonts w:ascii="Arial" w:hAnsi="Arial" w:cs="Arial"/>
          <w:color w:val="00B0F0"/>
          <w:sz w:val="19"/>
          <w:szCs w:val="19"/>
          <w:shd w:val="clear" w:color="auto" w:fill="FFFFFF"/>
        </w:rPr>
        <w:t xml:space="preserve">added the following statements to </w:t>
      </w:r>
      <w:r w:rsidR="00811D85">
        <w:rPr>
          <w:rFonts w:ascii="Arial" w:hAnsi="Arial" w:cs="Arial"/>
          <w:color w:val="00B0F0"/>
          <w:sz w:val="19"/>
          <w:szCs w:val="19"/>
          <w:shd w:val="clear" w:color="auto" w:fill="FFFFFF"/>
        </w:rPr>
        <w:t xml:space="preserve">discuss the close agreement between </w:t>
      </w:r>
      <w:proofErr w:type="spellStart"/>
      <w:r w:rsidR="00811D85">
        <w:rPr>
          <w:rFonts w:ascii="Arial" w:hAnsi="Arial" w:cs="Arial"/>
          <w:color w:val="00B0F0"/>
          <w:sz w:val="19"/>
          <w:szCs w:val="19"/>
          <w:shd w:val="clear" w:color="auto" w:fill="FFFFFF"/>
        </w:rPr>
        <w:t>MiPPE</w:t>
      </w:r>
      <w:proofErr w:type="spellEnd"/>
      <w:r w:rsidR="00811D85">
        <w:rPr>
          <w:rFonts w:ascii="Arial" w:hAnsi="Arial" w:cs="Arial"/>
          <w:color w:val="00B0F0"/>
          <w:sz w:val="19"/>
          <w:szCs w:val="19"/>
          <w:shd w:val="clear" w:color="auto" w:fill="FFFFFF"/>
        </w:rPr>
        <w:t xml:space="preserve"> and </w:t>
      </w:r>
      <w:proofErr w:type="spellStart"/>
      <w:r w:rsidR="00811D85">
        <w:rPr>
          <w:rFonts w:ascii="Arial" w:hAnsi="Arial" w:cs="Arial"/>
          <w:color w:val="00B0F0"/>
          <w:sz w:val="19"/>
          <w:szCs w:val="19"/>
          <w:shd w:val="clear" w:color="auto" w:fill="FFFFFF"/>
        </w:rPr>
        <w:t>TAMie</w:t>
      </w:r>
      <w:proofErr w:type="spellEnd"/>
      <w:r w:rsidR="00AB4B75">
        <w:rPr>
          <w:rFonts w:ascii="Arial" w:hAnsi="Arial" w:cs="Arial"/>
          <w:color w:val="00B0F0"/>
          <w:sz w:val="19"/>
          <w:szCs w:val="19"/>
          <w:shd w:val="clear" w:color="auto" w:fill="FFFFFF"/>
        </w:rPr>
        <w:t>.</w:t>
      </w:r>
    </w:p>
    <w:p w14:paraId="31150C1B" w14:textId="2D9AF4E1" w:rsidR="002F1901" w:rsidRDefault="00AB4B75"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Page 38:</w:t>
      </w:r>
    </w:p>
    <w:p w14:paraId="34D132D1" w14:textId="07EF6378" w:rsidR="00043C9B" w:rsidRDefault="00766ECF" w:rsidP="00FC0BFC">
      <w:pPr>
        <w:jc w:val="center"/>
        <w:rPr>
          <w:rFonts w:ascii="Arial" w:hAnsi="Arial" w:cs="Arial"/>
          <w:color w:val="00B0F0"/>
          <w:sz w:val="19"/>
          <w:szCs w:val="19"/>
          <w:shd w:val="clear" w:color="auto" w:fill="FFFFFF"/>
        </w:rPr>
      </w:pPr>
      <w:r w:rsidRPr="00766ECF">
        <w:rPr>
          <w:rFonts w:ascii="Arial" w:hAnsi="Arial" w:cs="Arial"/>
          <w:noProof/>
          <w:color w:val="00B0F0"/>
          <w:sz w:val="19"/>
          <w:szCs w:val="19"/>
          <w:shd w:val="clear" w:color="auto" w:fill="FFFFFF"/>
        </w:rPr>
        <w:lastRenderedPageBreak/>
        <w:drawing>
          <wp:inline distT="0" distB="0" distL="0" distR="0" wp14:anchorId="37A2D81C" wp14:editId="3DF11B9D">
            <wp:extent cx="5943600" cy="20872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p>
    <w:p w14:paraId="602A10A8" w14:textId="21B2BEFA" w:rsidR="00AB4B75" w:rsidRDefault="00AB4B75" w:rsidP="00AB4B75">
      <w:pPr>
        <w:rPr>
          <w:rFonts w:ascii="Arial" w:hAnsi="Arial" w:cs="Arial"/>
          <w:color w:val="00B0F0"/>
          <w:sz w:val="19"/>
          <w:szCs w:val="19"/>
          <w:shd w:val="clear" w:color="auto" w:fill="FFFFFF"/>
        </w:rPr>
      </w:pPr>
      <w:r>
        <w:rPr>
          <w:rFonts w:ascii="Arial" w:hAnsi="Arial" w:cs="Arial"/>
          <w:color w:val="00B0F0"/>
          <w:sz w:val="19"/>
          <w:szCs w:val="19"/>
          <w:shd w:val="clear" w:color="auto" w:fill="FFFFFF"/>
        </w:rPr>
        <w:t>Page 42:</w:t>
      </w:r>
    </w:p>
    <w:p w14:paraId="601D8DF9" w14:textId="67674FD4" w:rsidR="00B6475D" w:rsidRDefault="00766ECF" w:rsidP="00FC0BFC">
      <w:pPr>
        <w:jc w:val="center"/>
        <w:rPr>
          <w:rFonts w:ascii="Arial" w:hAnsi="Arial" w:cs="Arial"/>
          <w:color w:val="00B0F0"/>
          <w:sz w:val="19"/>
          <w:szCs w:val="19"/>
          <w:shd w:val="clear" w:color="auto" w:fill="FFFFFF"/>
        </w:rPr>
      </w:pPr>
      <w:r w:rsidRPr="00766ECF">
        <w:rPr>
          <w:rFonts w:ascii="Arial" w:hAnsi="Arial" w:cs="Arial"/>
          <w:noProof/>
          <w:color w:val="00B0F0"/>
          <w:sz w:val="19"/>
          <w:szCs w:val="19"/>
          <w:shd w:val="clear" w:color="auto" w:fill="FFFFFF"/>
        </w:rPr>
        <w:drawing>
          <wp:inline distT="0" distB="0" distL="0" distR="0" wp14:anchorId="699FD557" wp14:editId="1AF387B0">
            <wp:extent cx="5943600" cy="1151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151890"/>
                    </a:xfrm>
                    <a:prstGeom prst="rect">
                      <a:avLst/>
                    </a:prstGeom>
                    <a:noFill/>
                    <a:ln>
                      <a:noFill/>
                    </a:ln>
                  </pic:spPr>
                </pic:pic>
              </a:graphicData>
            </a:graphic>
          </wp:inline>
        </w:drawing>
      </w:r>
    </w:p>
    <w:p w14:paraId="1595BC27" w14:textId="77777777" w:rsidR="00766ECF" w:rsidRDefault="00766ECF" w:rsidP="00766ECF">
      <w:pPr>
        <w:rPr>
          <w:rFonts w:ascii="Arial" w:hAnsi="Arial" w:cs="Arial"/>
          <w:color w:val="00B0F0"/>
          <w:sz w:val="19"/>
          <w:szCs w:val="19"/>
          <w:shd w:val="clear" w:color="auto" w:fill="FFFFFF"/>
        </w:rPr>
      </w:pPr>
      <w:r>
        <w:rPr>
          <w:rFonts w:ascii="Arial" w:hAnsi="Arial" w:cs="Arial"/>
          <w:color w:val="00B0F0"/>
          <w:sz w:val="19"/>
          <w:szCs w:val="19"/>
          <w:shd w:val="clear" w:color="auto" w:fill="FFFFFF"/>
        </w:rPr>
        <w:t>We also</w:t>
      </w:r>
      <w:r w:rsidRPr="00AB4B75">
        <w:rPr>
          <w:rFonts w:ascii="Arial" w:hAnsi="Arial" w:cs="Arial"/>
          <w:color w:val="00B0F0"/>
          <w:sz w:val="19"/>
          <w:szCs w:val="19"/>
          <w:shd w:val="clear" w:color="auto" w:fill="FFFFFF"/>
        </w:rPr>
        <w:t xml:space="preserve"> refer the reader to the supporting information for a detailed comparison of </w:t>
      </w:r>
      <w:proofErr w:type="spellStart"/>
      <w:r w:rsidRPr="00AB4B75">
        <w:rPr>
          <w:rFonts w:ascii="Arial" w:hAnsi="Arial" w:cs="Arial"/>
          <w:color w:val="00B0F0"/>
          <w:sz w:val="19"/>
          <w:szCs w:val="19"/>
          <w:shd w:val="clear" w:color="auto" w:fill="FFFFFF"/>
        </w:rPr>
        <w:t>MiPPE</w:t>
      </w:r>
      <w:proofErr w:type="spellEnd"/>
      <w:r w:rsidRPr="00AB4B75">
        <w:rPr>
          <w:rFonts w:ascii="Arial" w:hAnsi="Arial" w:cs="Arial"/>
          <w:color w:val="00B0F0"/>
          <w:sz w:val="19"/>
          <w:szCs w:val="19"/>
          <w:shd w:val="clear" w:color="auto" w:fill="FFFFFF"/>
        </w:rPr>
        <w:t xml:space="preserve"> and </w:t>
      </w:r>
      <w:proofErr w:type="spellStart"/>
      <w:r w:rsidRPr="00AB4B75">
        <w:rPr>
          <w:rFonts w:ascii="Arial" w:hAnsi="Arial" w:cs="Arial"/>
          <w:color w:val="00B0F0"/>
          <w:sz w:val="19"/>
          <w:szCs w:val="19"/>
          <w:shd w:val="clear" w:color="auto" w:fill="FFFFFF"/>
        </w:rPr>
        <w:t>TAMie</w:t>
      </w:r>
      <w:proofErr w:type="spellEnd"/>
      <w:r w:rsidRPr="00AB4B75">
        <w:rPr>
          <w:rFonts w:ascii="Arial" w:hAnsi="Arial" w:cs="Arial"/>
          <w:color w:val="00B0F0"/>
          <w:sz w:val="19"/>
          <w:szCs w:val="19"/>
          <w:shd w:val="clear" w:color="auto" w:fill="FFFFFF"/>
        </w:rPr>
        <w:t xml:space="preserve"> (see comment #4)</w:t>
      </w:r>
      <w:r>
        <w:rPr>
          <w:rFonts w:ascii="Arial" w:hAnsi="Arial" w:cs="Arial"/>
          <w:color w:val="00B0F0"/>
          <w:sz w:val="19"/>
          <w:szCs w:val="19"/>
          <w:shd w:val="clear" w:color="auto" w:fill="FFFFFF"/>
        </w:rPr>
        <w:t xml:space="preserve"> on page 40:</w:t>
      </w:r>
    </w:p>
    <w:p w14:paraId="2C5FEB6D" w14:textId="77777777" w:rsidR="00766ECF" w:rsidRPr="00AB4B75" w:rsidRDefault="00766ECF" w:rsidP="00766ECF">
      <w:pPr>
        <w:rPr>
          <w:rFonts w:ascii="Arial" w:hAnsi="Arial" w:cs="Arial"/>
          <w:color w:val="00B0F0"/>
          <w:sz w:val="19"/>
          <w:szCs w:val="19"/>
          <w:shd w:val="clear" w:color="auto" w:fill="FFFFFF"/>
        </w:rPr>
      </w:pPr>
      <w:r w:rsidRPr="00766ECF">
        <w:rPr>
          <w:rFonts w:ascii="Arial" w:hAnsi="Arial" w:cs="Arial"/>
          <w:noProof/>
          <w:color w:val="00B0F0"/>
          <w:sz w:val="19"/>
          <w:szCs w:val="19"/>
          <w:shd w:val="clear" w:color="auto" w:fill="FFFFFF"/>
        </w:rPr>
        <w:drawing>
          <wp:inline distT="0" distB="0" distL="0" distR="0" wp14:anchorId="76D78478" wp14:editId="4501E18F">
            <wp:extent cx="5943600" cy="2882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8290"/>
                    </a:xfrm>
                    <a:prstGeom prst="rect">
                      <a:avLst/>
                    </a:prstGeom>
                    <a:noFill/>
                    <a:ln>
                      <a:noFill/>
                    </a:ln>
                  </pic:spPr>
                </pic:pic>
              </a:graphicData>
            </a:graphic>
          </wp:inline>
        </w:drawing>
      </w:r>
    </w:p>
    <w:p w14:paraId="0440559D" w14:textId="74370F6D" w:rsidR="00766ECF" w:rsidRDefault="00766ECF" w:rsidP="00990198">
      <w:pPr>
        <w:rPr>
          <w:rFonts w:ascii="Arial" w:hAnsi="Arial" w:cs="Arial"/>
          <w:color w:val="00B0F0"/>
          <w:sz w:val="19"/>
          <w:szCs w:val="19"/>
          <w:shd w:val="clear" w:color="auto" w:fill="FFFFFF"/>
        </w:rPr>
      </w:pPr>
    </w:p>
    <w:p w14:paraId="7F57B8B0" w14:textId="77777777" w:rsidR="00766ECF" w:rsidRDefault="00766ECF" w:rsidP="00990198">
      <w:pPr>
        <w:rPr>
          <w:rFonts w:ascii="Arial" w:hAnsi="Arial" w:cs="Arial"/>
          <w:color w:val="00B0F0"/>
          <w:sz w:val="19"/>
          <w:szCs w:val="19"/>
          <w:shd w:val="clear" w:color="auto" w:fill="FFFFFF"/>
        </w:rPr>
      </w:pPr>
    </w:p>
    <w:p w14:paraId="15D07D4B" w14:textId="77777777" w:rsidR="00766ECF" w:rsidRDefault="00766ECF" w:rsidP="00990198">
      <w:pPr>
        <w:rPr>
          <w:rFonts w:ascii="Arial" w:hAnsi="Arial" w:cs="Arial"/>
          <w:color w:val="00B0F0"/>
          <w:sz w:val="19"/>
          <w:szCs w:val="19"/>
          <w:shd w:val="clear" w:color="auto" w:fill="FFFFFF"/>
        </w:rPr>
      </w:pPr>
    </w:p>
    <w:p w14:paraId="52FCA2C8" w14:textId="77777777" w:rsidR="00766ECF" w:rsidRDefault="00766ECF" w:rsidP="00990198">
      <w:pPr>
        <w:rPr>
          <w:rFonts w:ascii="Arial" w:hAnsi="Arial" w:cs="Arial"/>
          <w:color w:val="00B0F0"/>
          <w:sz w:val="19"/>
          <w:szCs w:val="19"/>
          <w:shd w:val="clear" w:color="auto" w:fill="FFFFFF"/>
        </w:rPr>
      </w:pPr>
    </w:p>
    <w:p w14:paraId="5DC6E1B4" w14:textId="77777777" w:rsidR="00766ECF" w:rsidRDefault="00766ECF" w:rsidP="00990198">
      <w:pPr>
        <w:rPr>
          <w:rFonts w:ascii="Arial" w:hAnsi="Arial" w:cs="Arial"/>
          <w:color w:val="00B0F0"/>
          <w:sz w:val="19"/>
          <w:szCs w:val="19"/>
          <w:shd w:val="clear" w:color="auto" w:fill="FFFFFF"/>
        </w:rPr>
      </w:pPr>
    </w:p>
    <w:p w14:paraId="3B24FF6D" w14:textId="77777777" w:rsidR="00766ECF" w:rsidRDefault="00766ECF" w:rsidP="00990198">
      <w:pPr>
        <w:rPr>
          <w:rFonts w:ascii="Arial" w:hAnsi="Arial" w:cs="Arial"/>
          <w:color w:val="00B0F0"/>
          <w:sz w:val="19"/>
          <w:szCs w:val="19"/>
          <w:shd w:val="clear" w:color="auto" w:fill="FFFFFF"/>
        </w:rPr>
      </w:pPr>
    </w:p>
    <w:p w14:paraId="4B73DF30" w14:textId="77777777" w:rsidR="00766ECF" w:rsidRDefault="00766ECF" w:rsidP="00990198">
      <w:pPr>
        <w:rPr>
          <w:rFonts w:ascii="Arial" w:hAnsi="Arial" w:cs="Arial"/>
          <w:color w:val="00B0F0"/>
          <w:sz w:val="19"/>
          <w:szCs w:val="19"/>
          <w:shd w:val="clear" w:color="auto" w:fill="FFFFFF"/>
        </w:rPr>
      </w:pPr>
    </w:p>
    <w:p w14:paraId="13D85FE7" w14:textId="77777777" w:rsidR="00766ECF" w:rsidRDefault="00766ECF" w:rsidP="00990198">
      <w:pPr>
        <w:rPr>
          <w:rFonts w:ascii="Arial" w:hAnsi="Arial" w:cs="Arial"/>
          <w:color w:val="00B0F0"/>
          <w:sz w:val="19"/>
          <w:szCs w:val="19"/>
          <w:shd w:val="clear" w:color="auto" w:fill="FFFFFF"/>
        </w:rPr>
      </w:pPr>
    </w:p>
    <w:p w14:paraId="351E7AF3" w14:textId="77777777" w:rsidR="00766ECF" w:rsidRDefault="00766ECF" w:rsidP="00990198">
      <w:pPr>
        <w:rPr>
          <w:rFonts w:ascii="Arial" w:hAnsi="Arial" w:cs="Arial"/>
          <w:color w:val="00B0F0"/>
          <w:sz w:val="19"/>
          <w:szCs w:val="19"/>
          <w:shd w:val="clear" w:color="auto" w:fill="FFFFFF"/>
        </w:rPr>
      </w:pPr>
    </w:p>
    <w:p w14:paraId="07DDC543" w14:textId="77777777" w:rsidR="00766ECF" w:rsidRDefault="00766ECF" w:rsidP="00990198">
      <w:pPr>
        <w:rPr>
          <w:rFonts w:ascii="Arial" w:hAnsi="Arial" w:cs="Arial"/>
          <w:color w:val="00B0F0"/>
          <w:sz w:val="19"/>
          <w:szCs w:val="19"/>
          <w:shd w:val="clear" w:color="auto" w:fill="FFFFFF"/>
        </w:rPr>
      </w:pPr>
    </w:p>
    <w:p w14:paraId="3688E887" w14:textId="77777777" w:rsidR="00766ECF" w:rsidRDefault="00766ECF" w:rsidP="00990198">
      <w:pPr>
        <w:rPr>
          <w:rFonts w:ascii="Arial" w:hAnsi="Arial" w:cs="Arial"/>
          <w:color w:val="00B0F0"/>
          <w:sz w:val="19"/>
          <w:szCs w:val="19"/>
          <w:shd w:val="clear" w:color="auto" w:fill="FFFFFF"/>
        </w:rPr>
      </w:pPr>
    </w:p>
    <w:p w14:paraId="5AD76872" w14:textId="77777777" w:rsidR="00766ECF" w:rsidRDefault="00766ECF" w:rsidP="00990198">
      <w:pPr>
        <w:rPr>
          <w:rFonts w:ascii="Arial" w:hAnsi="Arial" w:cs="Arial"/>
          <w:color w:val="00B0F0"/>
          <w:sz w:val="19"/>
          <w:szCs w:val="19"/>
          <w:shd w:val="clear" w:color="auto" w:fill="FFFFFF"/>
        </w:rPr>
      </w:pPr>
    </w:p>
    <w:p w14:paraId="5C4FE824" w14:textId="77777777" w:rsidR="00766ECF" w:rsidRDefault="00766ECF" w:rsidP="00990198">
      <w:pPr>
        <w:rPr>
          <w:rFonts w:ascii="Arial" w:hAnsi="Arial" w:cs="Arial"/>
          <w:color w:val="00B0F0"/>
          <w:sz w:val="19"/>
          <w:szCs w:val="19"/>
          <w:shd w:val="clear" w:color="auto" w:fill="FFFFFF"/>
        </w:rPr>
      </w:pPr>
    </w:p>
    <w:p w14:paraId="3AA74D67" w14:textId="77777777" w:rsidR="00766ECF" w:rsidRDefault="00766ECF" w:rsidP="00990198">
      <w:pPr>
        <w:rPr>
          <w:rFonts w:ascii="Arial" w:hAnsi="Arial" w:cs="Arial"/>
          <w:color w:val="00B0F0"/>
          <w:sz w:val="19"/>
          <w:szCs w:val="19"/>
          <w:shd w:val="clear" w:color="auto" w:fill="FFFFFF"/>
        </w:rPr>
      </w:pPr>
    </w:p>
    <w:p w14:paraId="27F262F2" w14:textId="77777777" w:rsidR="00766ECF" w:rsidRDefault="00766ECF" w:rsidP="00990198">
      <w:pPr>
        <w:rPr>
          <w:rFonts w:ascii="Arial" w:hAnsi="Arial" w:cs="Arial"/>
          <w:color w:val="00B0F0"/>
          <w:sz w:val="19"/>
          <w:szCs w:val="19"/>
          <w:shd w:val="clear" w:color="auto" w:fill="FFFFFF"/>
        </w:rPr>
      </w:pPr>
    </w:p>
    <w:p w14:paraId="25777DEC" w14:textId="3F512B2E" w:rsidR="00EE029F" w:rsidRDefault="006C404B"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lastRenderedPageBreak/>
        <w:t>W</w:t>
      </w:r>
      <w:r w:rsidR="00B6475D">
        <w:rPr>
          <w:rFonts w:ascii="Arial" w:hAnsi="Arial" w:cs="Arial"/>
          <w:color w:val="00B0F0"/>
          <w:sz w:val="19"/>
          <w:szCs w:val="19"/>
          <w:shd w:val="clear" w:color="auto" w:fill="FFFFFF"/>
        </w:rPr>
        <w:t xml:space="preserve">e </w:t>
      </w:r>
      <w:r>
        <w:rPr>
          <w:rFonts w:ascii="Arial" w:hAnsi="Arial" w:cs="Arial"/>
          <w:color w:val="00B0F0"/>
          <w:sz w:val="19"/>
          <w:szCs w:val="19"/>
          <w:shd w:val="clear" w:color="auto" w:fill="FFFFFF"/>
        </w:rPr>
        <w:t>now</w:t>
      </w:r>
      <w:r w:rsidR="00B6475D">
        <w:rPr>
          <w:rFonts w:ascii="Arial" w:hAnsi="Arial" w:cs="Arial"/>
          <w:color w:val="00B0F0"/>
          <w:sz w:val="19"/>
          <w:szCs w:val="19"/>
          <w:shd w:val="clear" w:color="auto" w:fill="FFFFFF"/>
        </w:rPr>
        <w:t xml:space="preserve"> include the </w:t>
      </w:r>
      <w:r>
        <w:rPr>
          <w:rFonts w:ascii="Arial" w:hAnsi="Arial" w:cs="Arial"/>
          <w:color w:val="00B0F0"/>
          <w:sz w:val="19"/>
          <w:szCs w:val="19"/>
          <w:shd w:val="clear" w:color="auto" w:fill="FFFFFF"/>
        </w:rPr>
        <w:t>reported</w:t>
      </w:r>
      <w:r w:rsidR="00B6475D">
        <w:rPr>
          <w:rFonts w:ascii="Arial" w:hAnsi="Arial" w:cs="Arial"/>
          <w:color w:val="00B0F0"/>
          <w:sz w:val="19"/>
          <w:szCs w:val="19"/>
          <w:shd w:val="clear" w:color="auto" w:fill="FFFFFF"/>
        </w:rPr>
        <w:t xml:space="preserve"> </w:t>
      </w:r>
      <w:proofErr w:type="spellStart"/>
      <w:r w:rsidR="00B6475D">
        <w:rPr>
          <w:rFonts w:ascii="Arial" w:hAnsi="Arial" w:cs="Arial"/>
          <w:color w:val="00B0F0"/>
          <w:sz w:val="19"/>
          <w:szCs w:val="19"/>
          <w:shd w:val="clear" w:color="auto" w:fill="FFFFFF"/>
        </w:rPr>
        <w:t>TAMie</w:t>
      </w:r>
      <w:proofErr w:type="spellEnd"/>
      <w:r w:rsidR="00B6475D">
        <w:rPr>
          <w:rFonts w:ascii="Arial" w:hAnsi="Arial" w:cs="Arial"/>
          <w:color w:val="00B0F0"/>
          <w:sz w:val="19"/>
          <w:szCs w:val="19"/>
          <w:shd w:val="clear" w:color="auto" w:fill="FFFFFF"/>
        </w:rPr>
        <w:t xml:space="preserve"> </w:t>
      </w:r>
      <w:r>
        <w:rPr>
          <w:rFonts w:ascii="Arial" w:hAnsi="Arial" w:cs="Arial"/>
          <w:color w:val="00B0F0"/>
          <w:sz w:val="19"/>
          <w:szCs w:val="19"/>
          <w:shd w:val="clear" w:color="auto" w:fill="FFFFFF"/>
        </w:rPr>
        <w:t>values</w:t>
      </w:r>
      <w:r w:rsidR="00B6475D">
        <w:rPr>
          <w:rFonts w:ascii="Arial" w:hAnsi="Arial" w:cs="Arial"/>
          <w:color w:val="00B0F0"/>
          <w:sz w:val="19"/>
          <w:szCs w:val="19"/>
          <w:shd w:val="clear" w:color="auto" w:fill="FFFFFF"/>
        </w:rPr>
        <w:t xml:space="preserve"> </w:t>
      </w:r>
      <w:r>
        <w:rPr>
          <w:rFonts w:ascii="Arial" w:hAnsi="Arial" w:cs="Arial"/>
          <w:color w:val="00B0F0"/>
          <w:sz w:val="19"/>
          <w:szCs w:val="19"/>
          <w:shd w:val="clear" w:color="auto" w:fill="FFFFFF"/>
        </w:rPr>
        <w:t>(Weidler et al.</w:t>
      </w:r>
      <w:r w:rsidR="00AB4B75">
        <w:rPr>
          <w:rFonts w:ascii="Arial" w:hAnsi="Arial" w:cs="Arial"/>
          <w:color w:val="00B0F0"/>
          <w:sz w:val="19"/>
          <w:szCs w:val="19"/>
          <w:shd w:val="clear" w:color="auto" w:fill="FFFFFF"/>
        </w:rPr>
        <w:t>, grey circles</w:t>
      </w:r>
      <w:r>
        <w:rPr>
          <w:rFonts w:ascii="Arial" w:hAnsi="Arial" w:cs="Arial"/>
          <w:color w:val="00B0F0"/>
          <w:sz w:val="19"/>
          <w:szCs w:val="19"/>
          <w:shd w:val="clear" w:color="auto" w:fill="FFFFFF"/>
        </w:rPr>
        <w:t xml:space="preserve">) </w:t>
      </w:r>
      <w:r w:rsidR="00B6475D">
        <w:rPr>
          <w:rFonts w:ascii="Arial" w:hAnsi="Arial" w:cs="Arial"/>
          <w:color w:val="00B0F0"/>
          <w:sz w:val="19"/>
          <w:szCs w:val="19"/>
          <w:shd w:val="clear" w:color="auto" w:fill="FFFFFF"/>
        </w:rPr>
        <w:t xml:space="preserve">in Figure </w:t>
      </w:r>
      <w:r w:rsidR="00AB4B75">
        <w:rPr>
          <w:rFonts w:ascii="Arial" w:hAnsi="Arial" w:cs="Arial"/>
          <w:color w:val="00B0F0"/>
          <w:sz w:val="19"/>
          <w:szCs w:val="19"/>
          <w:shd w:val="clear" w:color="auto" w:fill="FFFFFF"/>
        </w:rPr>
        <w:t>9</w:t>
      </w:r>
      <w:r w:rsidR="00F91B2B">
        <w:rPr>
          <w:rFonts w:ascii="Arial" w:hAnsi="Arial" w:cs="Arial"/>
          <w:color w:val="00B0F0"/>
          <w:sz w:val="19"/>
          <w:szCs w:val="19"/>
          <w:shd w:val="clear" w:color="auto" w:fill="FFFFFF"/>
        </w:rPr>
        <w:t>:</w:t>
      </w:r>
      <w:r w:rsidR="00552A15">
        <w:rPr>
          <w:rFonts w:ascii="Arial" w:hAnsi="Arial" w:cs="Arial"/>
          <w:color w:val="00B0F0"/>
          <w:sz w:val="19"/>
          <w:szCs w:val="19"/>
          <w:shd w:val="clear" w:color="auto" w:fill="FFFFFF"/>
        </w:rPr>
        <w:t xml:space="preserve"> </w:t>
      </w:r>
    </w:p>
    <w:p w14:paraId="07949C56" w14:textId="7DEE7169" w:rsidR="00FF4CDD" w:rsidRDefault="005F44F4" w:rsidP="00F91B2B">
      <w:pPr>
        <w:jc w:val="center"/>
        <w:rPr>
          <w:rFonts w:ascii="Arial" w:hAnsi="Arial" w:cs="Arial"/>
          <w:color w:val="00B0F0"/>
          <w:sz w:val="19"/>
          <w:szCs w:val="19"/>
          <w:shd w:val="clear" w:color="auto" w:fill="FFFFFF"/>
        </w:rPr>
      </w:pPr>
      <w:r>
        <w:rPr>
          <w:noProof/>
        </w:rPr>
        <w:drawing>
          <wp:inline distT="0" distB="0" distL="0" distR="0" wp14:anchorId="3F81D26A" wp14:editId="02F80AC0">
            <wp:extent cx="5943600" cy="662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629400"/>
                    </a:xfrm>
                    <a:prstGeom prst="rect">
                      <a:avLst/>
                    </a:prstGeom>
                  </pic:spPr>
                </pic:pic>
              </a:graphicData>
            </a:graphic>
          </wp:inline>
        </w:drawing>
      </w:r>
      <w:r w:rsidR="00FF4CDD" w:rsidRPr="00FF4CDD">
        <w:rPr>
          <w:rFonts w:ascii="Arial" w:hAnsi="Arial" w:cs="Arial"/>
          <w:color w:val="00B0F0"/>
          <w:sz w:val="19"/>
          <w:szCs w:val="19"/>
          <w:shd w:val="clear" w:color="auto" w:fill="FFFFFF"/>
        </w:rPr>
        <w:t xml:space="preserve"> </w:t>
      </w:r>
    </w:p>
    <w:p w14:paraId="023E6DEA" w14:textId="77777777" w:rsidR="00995C60" w:rsidRDefault="00995C60" w:rsidP="00FF4CDD">
      <w:pPr>
        <w:rPr>
          <w:rFonts w:ascii="Arial" w:hAnsi="Arial" w:cs="Arial"/>
          <w:color w:val="00B0F0"/>
          <w:sz w:val="19"/>
          <w:szCs w:val="19"/>
          <w:shd w:val="clear" w:color="auto" w:fill="FFFFFF"/>
        </w:rPr>
      </w:pPr>
    </w:p>
    <w:p w14:paraId="76462AF6" w14:textId="77777777" w:rsidR="00766ECF" w:rsidRDefault="00766ECF" w:rsidP="00FF4CDD">
      <w:pPr>
        <w:rPr>
          <w:rFonts w:ascii="Arial" w:hAnsi="Arial" w:cs="Arial"/>
          <w:color w:val="00B0F0"/>
          <w:sz w:val="19"/>
          <w:szCs w:val="19"/>
          <w:shd w:val="clear" w:color="auto" w:fill="FFFFFF"/>
        </w:rPr>
      </w:pPr>
    </w:p>
    <w:p w14:paraId="63A6DFFE" w14:textId="77777777" w:rsidR="00766ECF" w:rsidRDefault="00766ECF" w:rsidP="00FF4CDD">
      <w:pPr>
        <w:rPr>
          <w:rFonts w:ascii="Arial" w:hAnsi="Arial" w:cs="Arial"/>
          <w:color w:val="00B0F0"/>
          <w:sz w:val="19"/>
          <w:szCs w:val="19"/>
          <w:shd w:val="clear" w:color="auto" w:fill="FFFFFF"/>
        </w:rPr>
      </w:pPr>
    </w:p>
    <w:p w14:paraId="5EAEEF4A" w14:textId="77777777" w:rsidR="00766ECF" w:rsidRDefault="00766ECF" w:rsidP="00FF4CDD">
      <w:pPr>
        <w:rPr>
          <w:rFonts w:ascii="Arial" w:hAnsi="Arial" w:cs="Arial"/>
          <w:color w:val="00B0F0"/>
          <w:sz w:val="19"/>
          <w:szCs w:val="19"/>
          <w:shd w:val="clear" w:color="auto" w:fill="FFFFFF"/>
        </w:rPr>
      </w:pPr>
    </w:p>
    <w:p w14:paraId="51D6C464" w14:textId="77777777" w:rsidR="00766ECF" w:rsidRDefault="00766ECF" w:rsidP="00FF4CDD">
      <w:pPr>
        <w:rPr>
          <w:rFonts w:ascii="Arial" w:hAnsi="Arial" w:cs="Arial"/>
          <w:color w:val="00B0F0"/>
          <w:sz w:val="19"/>
          <w:szCs w:val="19"/>
          <w:shd w:val="clear" w:color="auto" w:fill="FFFFFF"/>
        </w:rPr>
      </w:pPr>
    </w:p>
    <w:p w14:paraId="2527C430" w14:textId="77777777" w:rsidR="00766ECF" w:rsidRDefault="00766ECF" w:rsidP="00FF4CDD">
      <w:pPr>
        <w:rPr>
          <w:rFonts w:ascii="Arial" w:hAnsi="Arial" w:cs="Arial"/>
          <w:color w:val="00B0F0"/>
          <w:sz w:val="19"/>
          <w:szCs w:val="19"/>
          <w:shd w:val="clear" w:color="auto" w:fill="FFFFFF"/>
        </w:rPr>
      </w:pPr>
    </w:p>
    <w:p w14:paraId="05FF9AB4" w14:textId="37391D5A" w:rsidR="00EE029F" w:rsidRDefault="00FF4CDD" w:rsidP="00FF4CDD">
      <w:pPr>
        <w:rPr>
          <w:rFonts w:ascii="Arial" w:hAnsi="Arial" w:cs="Arial"/>
          <w:color w:val="00B0F0"/>
          <w:sz w:val="19"/>
          <w:szCs w:val="19"/>
          <w:shd w:val="clear" w:color="auto" w:fill="FFFFFF"/>
        </w:rPr>
      </w:pPr>
      <w:r>
        <w:rPr>
          <w:rFonts w:ascii="Arial" w:hAnsi="Arial" w:cs="Arial"/>
          <w:color w:val="00B0F0"/>
          <w:sz w:val="19"/>
          <w:szCs w:val="19"/>
          <w:shd w:val="clear" w:color="auto" w:fill="FFFFFF"/>
        </w:rPr>
        <w:t>And in Figure S2 of Supporting Information:</w:t>
      </w:r>
    </w:p>
    <w:p w14:paraId="307D072D" w14:textId="074D97B8" w:rsidR="003A58D5" w:rsidRDefault="00155F48" w:rsidP="00AB4B75">
      <w:pPr>
        <w:jc w:val="center"/>
        <w:rPr>
          <w:rFonts w:ascii="Arial" w:hAnsi="Arial" w:cs="Arial"/>
          <w:color w:val="222222"/>
        </w:rPr>
      </w:pPr>
      <w:r>
        <w:rPr>
          <w:noProof/>
        </w:rPr>
        <w:drawing>
          <wp:inline distT="0" distB="0" distL="0" distR="0" wp14:anchorId="46C22CEF" wp14:editId="06DBE6EB">
            <wp:extent cx="5943600" cy="64554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455410"/>
                    </a:xfrm>
                    <a:prstGeom prst="rect">
                      <a:avLst/>
                    </a:prstGeom>
                  </pic:spPr>
                </pic:pic>
              </a:graphicData>
            </a:graphic>
          </wp:inline>
        </w:drawing>
      </w:r>
    </w:p>
    <w:p w14:paraId="34718EE9" w14:textId="6A04042B" w:rsidR="00990198" w:rsidRPr="00454B8E" w:rsidRDefault="00990198" w:rsidP="00990198">
      <w:pPr>
        <w:rPr>
          <w:rFonts w:ascii="Arial" w:hAnsi="Arial" w:cs="Arial"/>
          <w:color w:val="222222"/>
        </w:rPr>
      </w:pPr>
      <w:r w:rsidRPr="006B06FC">
        <w:rPr>
          <w:rFonts w:ascii="Cambria" w:hAnsi="Cambria"/>
          <w:b/>
          <w:u w:val="single"/>
        </w:rPr>
        <w:t>Comment #</w:t>
      </w:r>
      <w:r>
        <w:rPr>
          <w:rFonts w:ascii="Cambria" w:hAnsi="Cambria"/>
          <w:b/>
          <w:u w:val="single"/>
        </w:rPr>
        <w:t>2</w:t>
      </w:r>
    </w:p>
    <w:p w14:paraId="0DE1A030" w14:textId="172CD7F7" w:rsidR="00990198" w:rsidRDefault="00990198" w:rsidP="00990198">
      <w:pPr>
        <w:rPr>
          <w:rFonts w:ascii="Arial" w:hAnsi="Arial" w:cs="Arial"/>
          <w:color w:val="222222"/>
          <w:sz w:val="19"/>
          <w:szCs w:val="19"/>
          <w:shd w:val="clear" w:color="auto" w:fill="FFFFFF"/>
        </w:rPr>
      </w:pPr>
      <w:r w:rsidRPr="00990198">
        <w:rPr>
          <w:rFonts w:ascii="Arial" w:hAnsi="Arial" w:cs="Arial"/>
          <w:color w:val="222222"/>
          <w:sz w:val="19"/>
          <w:szCs w:val="19"/>
          <w:shd w:val="clear" w:color="auto" w:fill="FFFFFF"/>
        </w:rPr>
        <w:t xml:space="preserve">page 9 reads: „The system volume is constant with respect to mu and T for a given </w:t>
      </w:r>
      <w:proofErr w:type="gramStart"/>
      <w:r w:rsidRPr="00990198">
        <w:rPr>
          <w:rFonts w:ascii="Arial" w:hAnsi="Arial" w:cs="Arial"/>
          <w:color w:val="222222"/>
          <w:sz w:val="19"/>
          <w:szCs w:val="19"/>
          <w:shd w:val="clear" w:color="auto" w:fill="FFFFFF"/>
        </w:rPr>
        <w:t>compound“</w:t>
      </w:r>
      <w:proofErr w:type="gramEnd"/>
      <w:r w:rsidRPr="00990198">
        <w:rPr>
          <w:rFonts w:ascii="Arial" w:hAnsi="Arial" w:cs="Arial"/>
          <w:color w:val="222222"/>
          <w:sz w:val="19"/>
          <w:szCs w:val="19"/>
          <w:shd w:val="clear" w:color="auto" w:fill="FFFFFF"/>
        </w:rPr>
        <w:t xml:space="preserve">. This statement is confusing. Things would be clear if the statement simply read: „The system volume is constant for a given </w:t>
      </w:r>
      <w:proofErr w:type="gramStart"/>
      <w:r w:rsidRPr="00990198">
        <w:rPr>
          <w:rFonts w:ascii="Arial" w:hAnsi="Arial" w:cs="Arial"/>
          <w:color w:val="222222"/>
          <w:sz w:val="19"/>
          <w:szCs w:val="19"/>
          <w:shd w:val="clear" w:color="auto" w:fill="FFFFFF"/>
        </w:rPr>
        <w:t>compound“</w:t>
      </w:r>
      <w:proofErr w:type="gramEnd"/>
      <w:r w:rsidRPr="00990198">
        <w:rPr>
          <w:rFonts w:ascii="Arial" w:hAnsi="Arial" w:cs="Arial"/>
          <w:color w:val="222222"/>
          <w:sz w:val="19"/>
          <w:szCs w:val="19"/>
          <w:shd w:val="clear" w:color="auto" w:fill="FFFFFF"/>
        </w:rPr>
        <w:t>. Do the authors combine simulations for several volumes (for various (</w:t>
      </w:r>
      <w:proofErr w:type="spellStart"/>
      <w:proofErr w:type="gramStart"/>
      <w:r w:rsidRPr="00990198">
        <w:rPr>
          <w:rFonts w:ascii="Arial" w:hAnsi="Arial" w:cs="Arial"/>
          <w:color w:val="222222"/>
          <w:sz w:val="19"/>
          <w:szCs w:val="19"/>
          <w:shd w:val="clear" w:color="auto" w:fill="FFFFFF"/>
        </w:rPr>
        <w:t>mu,T</w:t>
      </w:r>
      <w:proofErr w:type="spellEnd"/>
      <w:proofErr w:type="gramEnd"/>
      <w:r w:rsidRPr="00990198">
        <w:rPr>
          <w:rFonts w:ascii="Arial" w:hAnsi="Arial" w:cs="Arial"/>
          <w:color w:val="222222"/>
          <w:sz w:val="19"/>
          <w:szCs w:val="19"/>
          <w:shd w:val="clear" w:color="auto" w:fill="FFFFFF"/>
        </w:rPr>
        <w:t>)-conditions)?? It would be unclear to me how this is realized technically (and would thus require clear explanations). And it would be questionable conceptually, because finite size scaling effects would be obscured.</w:t>
      </w:r>
    </w:p>
    <w:p w14:paraId="050C35B1" w14:textId="4300B9B8" w:rsidR="00990198" w:rsidRPr="006B06FC" w:rsidRDefault="00990198" w:rsidP="00990198">
      <w:pPr>
        <w:rPr>
          <w:rFonts w:ascii="Cambria" w:hAnsi="Cambria"/>
          <w:b/>
          <w:i/>
          <w:sz w:val="24"/>
        </w:rPr>
      </w:pPr>
      <w:r w:rsidRPr="006B06FC">
        <w:rPr>
          <w:b/>
          <w:i/>
          <w:color w:val="00B0F0"/>
        </w:rPr>
        <w:lastRenderedPageBreak/>
        <w:t>Response</w:t>
      </w:r>
      <w:r>
        <w:rPr>
          <w:b/>
          <w:i/>
          <w:color w:val="00B0F0"/>
        </w:rPr>
        <w:t xml:space="preserve"> #2</w:t>
      </w:r>
    </w:p>
    <w:p w14:paraId="632937D5" w14:textId="4F990BC1" w:rsidR="00990198" w:rsidRDefault="00B6475D">
      <w:pPr>
        <w:rPr>
          <w:rFonts w:ascii="Arial" w:hAnsi="Arial" w:cs="Arial"/>
          <w:color w:val="00B0F0"/>
          <w:sz w:val="19"/>
          <w:szCs w:val="19"/>
          <w:shd w:val="clear" w:color="auto" w:fill="FFFFFF"/>
        </w:rPr>
      </w:pPr>
      <w:r>
        <w:rPr>
          <w:rFonts w:ascii="Arial" w:hAnsi="Arial" w:cs="Arial"/>
          <w:color w:val="00B0F0"/>
          <w:sz w:val="19"/>
          <w:szCs w:val="19"/>
          <w:shd w:val="clear" w:color="auto" w:fill="FFFFFF"/>
        </w:rPr>
        <w:t>To improve clarity, w</w:t>
      </w:r>
      <w:r w:rsidR="00990198" w:rsidRPr="00012B76">
        <w:rPr>
          <w:rFonts w:ascii="Arial" w:hAnsi="Arial" w:cs="Arial"/>
          <w:color w:val="00B0F0"/>
          <w:sz w:val="19"/>
          <w:szCs w:val="19"/>
          <w:shd w:val="clear" w:color="auto" w:fill="FFFFFF"/>
        </w:rPr>
        <w:t xml:space="preserve">e have </w:t>
      </w:r>
      <w:r w:rsidR="00990198">
        <w:rPr>
          <w:rFonts w:ascii="Arial" w:hAnsi="Arial" w:cs="Arial"/>
          <w:color w:val="00B0F0"/>
          <w:sz w:val="19"/>
          <w:szCs w:val="19"/>
          <w:shd w:val="clear" w:color="auto" w:fill="FFFFFF"/>
        </w:rPr>
        <w:t>modified this sentence</w:t>
      </w:r>
      <w:r>
        <w:rPr>
          <w:rFonts w:ascii="Arial" w:hAnsi="Arial" w:cs="Arial"/>
          <w:color w:val="00B0F0"/>
          <w:sz w:val="19"/>
          <w:szCs w:val="19"/>
          <w:shd w:val="clear" w:color="auto" w:fill="FFFFFF"/>
        </w:rPr>
        <w:t xml:space="preserve"> on page </w:t>
      </w:r>
      <w:r w:rsidR="006E2A6E">
        <w:rPr>
          <w:rFonts w:ascii="Arial" w:hAnsi="Arial" w:cs="Arial"/>
          <w:color w:val="00B0F0"/>
          <w:sz w:val="19"/>
          <w:szCs w:val="19"/>
          <w:shd w:val="clear" w:color="auto" w:fill="FFFFFF"/>
        </w:rPr>
        <w:t>10</w:t>
      </w:r>
      <w:r>
        <w:rPr>
          <w:rFonts w:ascii="Arial" w:hAnsi="Arial" w:cs="Arial"/>
          <w:color w:val="00B0F0"/>
          <w:sz w:val="19"/>
          <w:szCs w:val="19"/>
          <w:shd w:val="clear" w:color="auto" w:fill="FFFFFF"/>
        </w:rPr>
        <w:t xml:space="preserve"> as suggested</w:t>
      </w:r>
      <w:r w:rsidR="006E2A6E">
        <w:rPr>
          <w:rFonts w:ascii="Arial" w:hAnsi="Arial" w:cs="Arial"/>
          <w:color w:val="00B0F0"/>
          <w:sz w:val="19"/>
          <w:szCs w:val="19"/>
          <w:shd w:val="clear" w:color="auto" w:fill="FFFFFF"/>
        </w:rPr>
        <w:t>:</w:t>
      </w:r>
    </w:p>
    <w:p w14:paraId="489777AD" w14:textId="20523F4A" w:rsidR="00990198" w:rsidRPr="00155F48" w:rsidRDefault="00766ECF" w:rsidP="00990198">
      <w:pPr>
        <w:rPr>
          <w:rFonts w:ascii="Cambria" w:hAnsi="Cambria"/>
          <w:b/>
        </w:rPr>
      </w:pPr>
      <w:r w:rsidRPr="00766ECF">
        <w:rPr>
          <w:rFonts w:ascii="Arial" w:hAnsi="Arial" w:cs="Arial"/>
          <w:noProof/>
          <w:color w:val="00B0F0"/>
          <w:sz w:val="19"/>
          <w:szCs w:val="19"/>
          <w:shd w:val="clear" w:color="auto" w:fill="FFFFFF"/>
        </w:rPr>
        <w:drawing>
          <wp:inline distT="0" distB="0" distL="0" distR="0" wp14:anchorId="7E1B429D" wp14:editId="7C7E9CCC">
            <wp:extent cx="5943600" cy="3060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6070"/>
                    </a:xfrm>
                    <a:prstGeom prst="rect">
                      <a:avLst/>
                    </a:prstGeom>
                    <a:noFill/>
                    <a:ln>
                      <a:noFill/>
                    </a:ln>
                  </pic:spPr>
                </pic:pic>
              </a:graphicData>
            </a:graphic>
          </wp:inline>
        </w:drawing>
      </w:r>
      <w:r w:rsidR="00990198" w:rsidRPr="006B06FC">
        <w:rPr>
          <w:rFonts w:ascii="Cambria" w:hAnsi="Cambria"/>
          <w:b/>
          <w:u w:val="single"/>
        </w:rPr>
        <w:t>Comment #</w:t>
      </w:r>
      <w:r w:rsidR="00990198">
        <w:rPr>
          <w:rFonts w:ascii="Cambria" w:hAnsi="Cambria"/>
          <w:b/>
          <w:u w:val="single"/>
        </w:rPr>
        <w:t>3</w:t>
      </w:r>
      <w:r w:rsidR="00155F48">
        <w:rPr>
          <w:rFonts w:ascii="Cambria" w:hAnsi="Cambria"/>
          <w:b/>
        </w:rPr>
        <w:tab/>
      </w:r>
      <w:r w:rsidR="00155F48">
        <w:rPr>
          <w:rFonts w:ascii="Cambria" w:hAnsi="Cambria"/>
          <w:b/>
        </w:rPr>
        <w:tab/>
      </w:r>
      <w:r w:rsidR="00155F48">
        <w:rPr>
          <w:rFonts w:ascii="Cambria" w:hAnsi="Cambria"/>
          <w:b/>
        </w:rPr>
        <w:tab/>
      </w:r>
      <w:r w:rsidR="00155F48">
        <w:rPr>
          <w:rFonts w:ascii="Cambria" w:hAnsi="Cambria"/>
          <w:b/>
        </w:rPr>
        <w:tab/>
      </w:r>
    </w:p>
    <w:p w14:paraId="75D7049B" w14:textId="25088D2D" w:rsidR="00990198" w:rsidRDefault="00990198" w:rsidP="00990198">
      <w:pPr>
        <w:rPr>
          <w:rFonts w:ascii="Arial" w:hAnsi="Arial" w:cs="Arial"/>
          <w:color w:val="222222"/>
          <w:sz w:val="19"/>
          <w:szCs w:val="19"/>
          <w:shd w:val="clear" w:color="auto" w:fill="FFFFFF"/>
        </w:rPr>
      </w:pPr>
      <w:r w:rsidRPr="00990198">
        <w:rPr>
          <w:rFonts w:ascii="Arial" w:hAnsi="Arial" w:cs="Arial"/>
          <w:color w:val="222222"/>
          <w:sz w:val="19"/>
          <w:szCs w:val="19"/>
          <w:shd w:val="clear" w:color="auto" w:fill="FFFFFF"/>
        </w:rPr>
        <w:t xml:space="preserve">comment about equation 13: I am glad that the sign of the mu*N term is now corrected to be negative. I assumed the positive sign to be a misprint in the first MBAR paper. But when the wrong positive sign reappeared in subsequent </w:t>
      </w:r>
      <w:proofErr w:type="gramStart"/>
      <w:r w:rsidRPr="00990198">
        <w:rPr>
          <w:rFonts w:ascii="Arial" w:hAnsi="Arial" w:cs="Arial"/>
          <w:color w:val="222222"/>
          <w:sz w:val="19"/>
          <w:szCs w:val="19"/>
          <w:shd w:val="clear" w:color="auto" w:fill="FFFFFF"/>
        </w:rPr>
        <w:t>publications</w:t>
      </w:r>
      <w:proofErr w:type="gramEnd"/>
      <w:r w:rsidRPr="00990198">
        <w:rPr>
          <w:rFonts w:ascii="Arial" w:hAnsi="Arial" w:cs="Arial"/>
          <w:color w:val="222222"/>
          <w:sz w:val="19"/>
          <w:szCs w:val="19"/>
          <w:shd w:val="clear" w:color="auto" w:fill="FFFFFF"/>
        </w:rPr>
        <w:t xml:space="preserve"> I started to have doubt about whether some intricacy existed about the sign.</w:t>
      </w:r>
    </w:p>
    <w:p w14:paraId="54D8A991" w14:textId="466B4FD3" w:rsidR="00990198" w:rsidRPr="006B06FC" w:rsidRDefault="00990198" w:rsidP="00990198">
      <w:pPr>
        <w:rPr>
          <w:rFonts w:ascii="Cambria" w:hAnsi="Cambria"/>
          <w:b/>
          <w:i/>
          <w:sz w:val="24"/>
        </w:rPr>
      </w:pPr>
      <w:r w:rsidRPr="006B06FC">
        <w:rPr>
          <w:b/>
          <w:i/>
          <w:color w:val="00B0F0"/>
        </w:rPr>
        <w:t>Response</w:t>
      </w:r>
      <w:r>
        <w:rPr>
          <w:b/>
          <w:i/>
          <w:color w:val="00B0F0"/>
        </w:rPr>
        <w:t xml:space="preserve"> #3</w:t>
      </w:r>
    </w:p>
    <w:p w14:paraId="16EDF1E0" w14:textId="7B81E438" w:rsidR="00990198" w:rsidRDefault="00FD7673"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The reviewer is </w:t>
      </w:r>
      <w:r w:rsidR="00545511">
        <w:rPr>
          <w:rFonts w:ascii="Arial" w:hAnsi="Arial" w:cs="Arial"/>
          <w:color w:val="00B0F0"/>
          <w:sz w:val="19"/>
          <w:szCs w:val="19"/>
          <w:shd w:val="clear" w:color="auto" w:fill="FFFFFF"/>
        </w:rPr>
        <w:t>right that t</w:t>
      </w:r>
      <w:r>
        <w:rPr>
          <w:rFonts w:ascii="Arial" w:hAnsi="Arial" w:cs="Arial"/>
          <w:color w:val="00B0F0"/>
          <w:sz w:val="19"/>
          <w:szCs w:val="19"/>
          <w:shd w:val="clear" w:color="auto" w:fill="FFFFFF"/>
        </w:rPr>
        <w:t>he negative sign</w:t>
      </w:r>
      <w:r w:rsidR="00545511">
        <w:rPr>
          <w:rFonts w:ascii="Arial" w:hAnsi="Arial" w:cs="Arial"/>
          <w:color w:val="00B0F0"/>
          <w:sz w:val="19"/>
          <w:szCs w:val="19"/>
          <w:shd w:val="clear" w:color="auto" w:fill="FFFFFF"/>
        </w:rPr>
        <w:t xml:space="preserve"> found</w:t>
      </w:r>
      <w:r>
        <w:rPr>
          <w:rFonts w:ascii="Arial" w:hAnsi="Arial" w:cs="Arial"/>
          <w:color w:val="00B0F0"/>
          <w:sz w:val="19"/>
          <w:szCs w:val="19"/>
          <w:shd w:val="clear" w:color="auto" w:fill="FFFFFF"/>
        </w:rPr>
        <w:t xml:space="preserve"> in equation 13 </w:t>
      </w:r>
      <w:r w:rsidR="00545511">
        <w:rPr>
          <w:rFonts w:ascii="Arial" w:hAnsi="Arial" w:cs="Arial"/>
          <w:color w:val="00B0F0"/>
          <w:sz w:val="19"/>
          <w:szCs w:val="19"/>
          <w:shd w:val="clear" w:color="auto" w:fill="FFFFFF"/>
        </w:rPr>
        <w:t xml:space="preserve">is correct. </w:t>
      </w:r>
      <w:r>
        <w:rPr>
          <w:rFonts w:ascii="Arial" w:hAnsi="Arial" w:cs="Arial"/>
          <w:color w:val="00B0F0"/>
          <w:sz w:val="19"/>
          <w:szCs w:val="19"/>
          <w:shd w:val="clear" w:color="auto" w:fill="FFFFFF"/>
        </w:rPr>
        <w:t xml:space="preserve">An upcoming review of MBAR will </w:t>
      </w:r>
      <w:r w:rsidR="00545511">
        <w:rPr>
          <w:rFonts w:ascii="Arial" w:hAnsi="Arial" w:cs="Arial"/>
          <w:color w:val="00B0F0"/>
          <w:sz w:val="19"/>
          <w:szCs w:val="19"/>
          <w:shd w:val="clear" w:color="auto" w:fill="FFFFFF"/>
        </w:rPr>
        <w:t xml:space="preserve">help </w:t>
      </w:r>
      <w:r>
        <w:rPr>
          <w:rFonts w:ascii="Arial" w:hAnsi="Arial" w:cs="Arial"/>
          <w:color w:val="00B0F0"/>
          <w:sz w:val="19"/>
          <w:szCs w:val="19"/>
          <w:shd w:val="clear" w:color="auto" w:fill="FFFFFF"/>
        </w:rPr>
        <w:t>clarify th</w:t>
      </w:r>
      <w:r w:rsidR="00545511">
        <w:rPr>
          <w:rFonts w:ascii="Arial" w:hAnsi="Arial" w:cs="Arial"/>
          <w:color w:val="00B0F0"/>
          <w:sz w:val="19"/>
          <w:szCs w:val="19"/>
          <w:shd w:val="clear" w:color="auto" w:fill="FFFFFF"/>
        </w:rPr>
        <w:t>e sign error found in previous MBAR publications</w:t>
      </w:r>
      <w:r>
        <w:rPr>
          <w:rFonts w:ascii="Arial" w:hAnsi="Arial" w:cs="Arial"/>
          <w:color w:val="00B0F0"/>
          <w:sz w:val="19"/>
          <w:szCs w:val="19"/>
          <w:shd w:val="clear" w:color="auto" w:fill="FFFFFF"/>
        </w:rPr>
        <w:t xml:space="preserve">. </w:t>
      </w:r>
    </w:p>
    <w:p w14:paraId="1DE23BC1" w14:textId="1E5359A3" w:rsidR="00990198" w:rsidRPr="006B06FC" w:rsidRDefault="00990198" w:rsidP="00990198">
      <w:pPr>
        <w:rPr>
          <w:rFonts w:ascii="Cambria" w:hAnsi="Cambria"/>
          <w:b/>
          <w:u w:val="single"/>
        </w:rPr>
      </w:pPr>
      <w:r w:rsidRPr="006B06FC">
        <w:rPr>
          <w:rFonts w:ascii="Cambria" w:hAnsi="Cambria"/>
          <w:b/>
          <w:u w:val="single"/>
        </w:rPr>
        <w:t>Comment #</w:t>
      </w:r>
      <w:r>
        <w:rPr>
          <w:rFonts w:ascii="Cambria" w:hAnsi="Cambria"/>
          <w:b/>
          <w:u w:val="single"/>
        </w:rPr>
        <w:t>4</w:t>
      </w:r>
    </w:p>
    <w:p w14:paraId="1D18F027" w14:textId="2F8F37F6" w:rsidR="00990198" w:rsidRDefault="00990198" w:rsidP="00990198">
      <w:pPr>
        <w:rPr>
          <w:rFonts w:ascii="Arial" w:hAnsi="Arial" w:cs="Arial"/>
          <w:color w:val="222222"/>
        </w:rPr>
      </w:pPr>
      <w:r w:rsidRPr="00990198">
        <w:rPr>
          <w:rFonts w:ascii="Arial" w:hAnsi="Arial" w:cs="Arial"/>
          <w:color w:val="222222"/>
          <w:sz w:val="19"/>
          <w:szCs w:val="19"/>
          <w:shd w:val="clear" w:color="auto" w:fill="FFFFFF"/>
        </w:rPr>
        <w:t xml:space="preserve">Eq. 17: internal energies for vapor phases are suffering strong finite size scaling effects in GCMC simulations with low number / vanishing number of molecules. Among all quantities considered in this work, it is probably the least size-robust quantity. The enthalpy of vaporization determined from eq. 17 therefore suffers from substantial finite size effects. Robust values for enthalpies of vaporization that more closely resemble infinite size systems are determined from the Clausius-Clapeyron equation (as stated by Weidler and Gross, 2016, see above). The derivative </w:t>
      </w:r>
      <w:proofErr w:type="spellStart"/>
      <w:r w:rsidRPr="00990198">
        <w:rPr>
          <w:rFonts w:ascii="Arial" w:hAnsi="Arial" w:cs="Arial"/>
          <w:color w:val="222222"/>
          <w:sz w:val="19"/>
          <w:szCs w:val="19"/>
          <w:shd w:val="clear" w:color="auto" w:fill="FFFFFF"/>
        </w:rPr>
        <w:t>dln</w:t>
      </w:r>
      <w:proofErr w:type="spellEnd"/>
      <w:r w:rsidRPr="00990198">
        <w:rPr>
          <w:rFonts w:ascii="Arial" w:hAnsi="Arial" w:cs="Arial"/>
          <w:color w:val="222222"/>
          <w:sz w:val="19"/>
          <w:szCs w:val="19"/>
          <w:shd w:val="clear" w:color="auto" w:fill="FFFFFF"/>
        </w:rPr>
        <w:t>(</w:t>
      </w:r>
      <w:proofErr w:type="spellStart"/>
      <w:r w:rsidRPr="00990198">
        <w:rPr>
          <w:rFonts w:ascii="Arial" w:hAnsi="Arial" w:cs="Arial"/>
          <w:color w:val="222222"/>
          <w:sz w:val="19"/>
          <w:szCs w:val="19"/>
          <w:shd w:val="clear" w:color="auto" w:fill="FFFFFF"/>
        </w:rPr>
        <w:t>p_sat</w:t>
      </w:r>
      <w:proofErr w:type="spellEnd"/>
      <w:r w:rsidRPr="00990198">
        <w:rPr>
          <w:rFonts w:ascii="Arial" w:hAnsi="Arial" w:cs="Arial"/>
          <w:color w:val="222222"/>
          <w:sz w:val="19"/>
          <w:szCs w:val="19"/>
          <w:shd w:val="clear" w:color="auto" w:fill="FFFFFF"/>
        </w:rPr>
        <w:t>)/d(beta) is a native quantity in the spirit of histogram reweighing.</w:t>
      </w:r>
    </w:p>
    <w:p w14:paraId="29367B14" w14:textId="2633350F" w:rsidR="00990198" w:rsidRPr="006B06FC" w:rsidRDefault="00990198" w:rsidP="00990198">
      <w:pPr>
        <w:rPr>
          <w:rFonts w:ascii="Cambria" w:hAnsi="Cambria"/>
          <w:b/>
          <w:i/>
          <w:sz w:val="24"/>
        </w:rPr>
      </w:pPr>
      <w:r w:rsidRPr="006B06FC">
        <w:rPr>
          <w:b/>
          <w:i/>
          <w:color w:val="00B0F0"/>
        </w:rPr>
        <w:t>Response</w:t>
      </w:r>
      <w:r>
        <w:rPr>
          <w:b/>
          <w:i/>
          <w:color w:val="00B0F0"/>
        </w:rPr>
        <w:t xml:space="preserve"> #4</w:t>
      </w:r>
    </w:p>
    <w:p w14:paraId="58673185" w14:textId="2202D54F" w:rsidR="006E2A6E" w:rsidRDefault="004D4B0E" w:rsidP="00990198">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Although we agree with the reviewer that</w:t>
      </w:r>
      <w:r w:rsidR="00CB77AA">
        <w:rPr>
          <w:rFonts w:ascii="Arial" w:hAnsi="Arial" w:cs="Arial"/>
          <w:color w:val="00B0F0"/>
          <w:sz w:val="19"/>
          <w:szCs w:val="19"/>
          <w:shd w:val="clear" w:color="auto" w:fill="FFFFFF"/>
        </w:rPr>
        <w:t xml:space="preserve"> it is important to consider the impact of</w:t>
      </w:r>
      <w:r>
        <w:rPr>
          <w:rFonts w:ascii="Arial" w:hAnsi="Arial" w:cs="Arial"/>
          <w:color w:val="00B0F0"/>
          <w:sz w:val="19"/>
          <w:szCs w:val="19"/>
          <w:shd w:val="clear" w:color="auto" w:fill="FFFFFF"/>
        </w:rPr>
        <w:t xml:space="preserve"> finite-size effects, we have verified that finite-size effects are negligible for </w:t>
      </w:r>
      <m:oMath>
        <m:r>
          <m:rPr>
            <m:sty m:val="p"/>
          </m:rPr>
          <w:rPr>
            <w:rFonts w:ascii="Cambria Math" w:hAnsi="Cambria Math" w:cs="Arial"/>
            <w:color w:val="00B0F0"/>
            <w:sz w:val="19"/>
            <w:szCs w:val="19"/>
            <w:shd w:val="clear" w:color="auto" w:fill="FFFFFF"/>
          </w:rPr>
          <m:t>Δ</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H</m:t>
            </m:r>
          </m:e>
          <m:sub>
            <m:r>
              <m:rPr>
                <m:sty m:val="p"/>
              </m:rPr>
              <w:rPr>
                <w:rFonts w:ascii="Cambria Math" w:hAnsi="Cambria Math" w:cs="Arial"/>
                <w:color w:val="00B0F0"/>
                <w:sz w:val="19"/>
                <w:szCs w:val="19"/>
                <w:shd w:val="clear" w:color="auto" w:fill="FFFFFF"/>
              </w:rPr>
              <m:t>v</m:t>
            </m:r>
          </m:sub>
        </m:sSub>
      </m:oMath>
      <w:r>
        <w:rPr>
          <w:rFonts w:ascii="Arial" w:eastAsiaTheme="minorEastAsia" w:hAnsi="Arial" w:cs="Arial"/>
          <w:color w:val="00B0F0"/>
          <w:sz w:val="19"/>
          <w:szCs w:val="19"/>
          <w:shd w:val="clear" w:color="auto" w:fill="FFFFFF"/>
        </w:rPr>
        <w:t xml:space="preserve"> at low temperatures. This validation was performed by repeating the analysis for 20 replicate simulations with a larger box size (3.5 nm box length instead of 3.0 nm).</w:t>
      </w:r>
      <w:r w:rsidR="006E2A6E">
        <w:rPr>
          <w:rFonts w:ascii="Arial" w:eastAsiaTheme="minorEastAsia" w:hAnsi="Arial" w:cs="Arial"/>
          <w:color w:val="00B0F0"/>
          <w:sz w:val="19"/>
          <w:szCs w:val="19"/>
          <w:shd w:val="clear" w:color="auto" w:fill="FFFFFF"/>
        </w:rPr>
        <w:t xml:space="preserve"> This box size (volume of 42.875 nm</w:t>
      </w:r>
      <w:r w:rsidR="006E2A6E">
        <w:rPr>
          <w:rFonts w:ascii="Arial" w:eastAsiaTheme="minorEastAsia" w:hAnsi="Arial" w:cs="Arial"/>
          <w:color w:val="00B0F0"/>
          <w:sz w:val="19"/>
          <w:szCs w:val="19"/>
          <w:shd w:val="clear" w:color="auto" w:fill="FFFFFF"/>
          <w:vertAlign w:val="superscript"/>
        </w:rPr>
        <w:t>3</w:t>
      </w:r>
      <w:r w:rsidR="006E2A6E">
        <w:rPr>
          <w:rFonts w:ascii="Arial" w:eastAsiaTheme="minorEastAsia" w:hAnsi="Arial" w:cs="Arial"/>
          <w:color w:val="00B0F0"/>
          <w:sz w:val="19"/>
          <w:szCs w:val="19"/>
          <w:shd w:val="clear" w:color="auto" w:fill="FFFFFF"/>
        </w:rPr>
        <w:t>) is consistent with that utilized by Weidler and Gross.</w:t>
      </w:r>
    </w:p>
    <w:p w14:paraId="322150AD" w14:textId="09E3A724" w:rsidR="00A422C5" w:rsidRDefault="004D4B0E" w:rsidP="00990198">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t xml:space="preserve">The results suggest that finite-size effects are only statistically significant for </w:t>
      </w:r>
      <m:oMath>
        <m:r>
          <m:rPr>
            <m:sty m:val="p"/>
          </m:rPr>
          <w:rPr>
            <w:rFonts w:ascii="Cambria Math" w:hAnsi="Cambria Math" w:cs="Arial"/>
            <w:color w:val="00B0F0"/>
            <w:sz w:val="19"/>
            <w:szCs w:val="19"/>
            <w:shd w:val="clear" w:color="auto" w:fill="FFFFFF"/>
          </w:rPr>
          <m:t>Δ</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H</m:t>
            </m:r>
          </m:e>
          <m:sub>
            <m:r>
              <m:rPr>
                <m:sty m:val="p"/>
              </m:rPr>
              <w:rPr>
                <w:rFonts w:ascii="Cambria Math" w:hAnsi="Cambria Math" w:cs="Arial"/>
                <w:color w:val="00B0F0"/>
                <w:sz w:val="19"/>
                <w:szCs w:val="19"/>
                <w:shd w:val="clear" w:color="auto" w:fill="FFFFFF"/>
              </w:rPr>
              <m:t>v</m:t>
            </m:r>
          </m:sub>
        </m:sSub>
      </m:oMath>
      <w:r>
        <w:rPr>
          <w:rFonts w:ascii="Arial" w:eastAsiaTheme="minorEastAsia" w:hAnsi="Arial" w:cs="Arial"/>
          <w:color w:val="00B0F0"/>
          <w:sz w:val="19"/>
          <w:szCs w:val="19"/>
          <w:shd w:val="clear" w:color="auto" w:fill="FFFFFF"/>
        </w:rPr>
        <w:t xml:space="preserve"> (and </w:t>
      </w:r>
      <m:oMath>
        <m:sSubSup>
          <m:sSubSupPr>
            <m:ctrlPr>
              <w:rPr>
                <w:rFonts w:ascii="Cambria Math" w:eastAsiaTheme="minorEastAsia" w:hAnsi="Cambria Math" w:cs="Arial"/>
                <w:i/>
                <w:color w:val="00B0F0"/>
                <w:sz w:val="19"/>
                <w:szCs w:val="19"/>
                <w:shd w:val="clear" w:color="auto" w:fill="FFFFFF"/>
              </w:rPr>
            </m:ctrlPr>
          </m:sSubSupPr>
          <m:e>
            <m:r>
              <w:rPr>
                <w:rFonts w:ascii="Cambria Math" w:eastAsiaTheme="minorEastAsia" w:hAnsi="Cambria Math" w:cs="Arial"/>
                <w:color w:val="00B0F0"/>
                <w:sz w:val="19"/>
                <w:szCs w:val="19"/>
                <w:shd w:val="clear" w:color="auto" w:fill="FFFFFF"/>
              </w:rPr>
              <m:t>ρ</m:t>
            </m:r>
          </m:e>
          <m:sub>
            <m:r>
              <m:rPr>
                <m:sty m:val="p"/>
              </m:rPr>
              <w:rPr>
                <w:rFonts w:ascii="Cambria Math" w:eastAsiaTheme="minorEastAsia" w:hAnsi="Cambria Math" w:cs="Arial"/>
                <w:color w:val="00B0F0"/>
                <w:sz w:val="19"/>
                <w:szCs w:val="19"/>
                <w:shd w:val="clear" w:color="auto" w:fill="FFFFFF"/>
              </w:rPr>
              <m:t>vap</m:t>
            </m:r>
            <m:ctrlPr>
              <w:rPr>
                <w:rFonts w:ascii="Cambria Math" w:eastAsiaTheme="minorEastAsia" w:hAnsi="Cambria Math" w:cs="Arial"/>
                <w:color w:val="00B0F0"/>
                <w:sz w:val="19"/>
                <w:szCs w:val="19"/>
                <w:shd w:val="clear" w:color="auto" w:fill="FFFFFF"/>
              </w:rPr>
            </m:ctrlPr>
          </m:sub>
          <m:sup>
            <m:r>
              <m:rPr>
                <m:sty m:val="p"/>
              </m:rPr>
              <w:rPr>
                <w:rFonts w:ascii="Cambria Math" w:eastAsiaTheme="minorEastAsia" w:hAnsi="Cambria Math" w:cs="Arial"/>
                <w:color w:val="00B0F0"/>
                <w:sz w:val="19"/>
                <w:szCs w:val="19"/>
                <w:shd w:val="clear" w:color="auto" w:fill="FFFFFF"/>
              </w:rPr>
              <m:t>sat</m:t>
            </m:r>
          </m:sup>
        </m:sSubSup>
      </m:oMath>
      <w:r>
        <w:rPr>
          <w:rFonts w:ascii="Arial" w:eastAsiaTheme="minorEastAsia" w:hAnsi="Arial" w:cs="Arial"/>
          <w:color w:val="00B0F0"/>
          <w:sz w:val="19"/>
          <w:szCs w:val="19"/>
          <w:shd w:val="clear" w:color="auto" w:fill="FFFFFF"/>
        </w:rPr>
        <w:t>) near the critical point. However, this deviation of 1% to 2% near the critical point is unrelated to the reason presented by the reviewer</w:t>
      </w:r>
      <w:r w:rsidR="00CB77AA">
        <w:rPr>
          <w:rFonts w:ascii="Arial" w:eastAsiaTheme="minorEastAsia" w:hAnsi="Arial" w:cs="Arial"/>
          <w:color w:val="00B0F0"/>
          <w:sz w:val="19"/>
          <w:szCs w:val="19"/>
          <w:shd w:val="clear" w:color="auto" w:fill="FFFFFF"/>
        </w:rPr>
        <w:t xml:space="preserve">, i.e., a </w:t>
      </w:r>
      <w:r>
        <w:rPr>
          <w:rFonts w:ascii="Arial" w:eastAsiaTheme="minorEastAsia" w:hAnsi="Arial" w:cs="Arial"/>
          <w:color w:val="00B0F0"/>
          <w:sz w:val="19"/>
          <w:szCs w:val="19"/>
          <w:shd w:val="clear" w:color="auto" w:fill="FFFFFF"/>
        </w:rPr>
        <w:t xml:space="preserve">vapor phase </w:t>
      </w:r>
      <w:r w:rsidR="00CB77AA">
        <w:rPr>
          <w:rFonts w:ascii="Arial" w:eastAsiaTheme="minorEastAsia" w:hAnsi="Arial" w:cs="Arial"/>
          <w:color w:val="00B0F0"/>
          <w:sz w:val="19"/>
          <w:szCs w:val="19"/>
          <w:shd w:val="clear" w:color="auto" w:fill="FFFFFF"/>
        </w:rPr>
        <w:t>suffering</w:t>
      </w:r>
      <w:r>
        <w:rPr>
          <w:rFonts w:ascii="Arial" w:eastAsiaTheme="minorEastAsia" w:hAnsi="Arial" w:cs="Arial"/>
          <w:color w:val="00B0F0"/>
          <w:sz w:val="19"/>
          <w:szCs w:val="19"/>
          <w:shd w:val="clear" w:color="auto" w:fill="FFFFFF"/>
        </w:rPr>
        <w:t xml:space="preserve"> from low number / vanishing number of molecules. The behavior near the critical point is well-known and not a consequence of Eq 17 or the data analysis.</w:t>
      </w:r>
      <w:r w:rsidR="00B00AFA">
        <w:rPr>
          <w:rFonts w:ascii="Arial" w:eastAsiaTheme="minorEastAsia" w:hAnsi="Arial" w:cs="Arial"/>
          <w:color w:val="00B0F0"/>
          <w:sz w:val="19"/>
          <w:szCs w:val="19"/>
          <w:shd w:val="clear" w:color="auto" w:fill="FFFFFF"/>
        </w:rPr>
        <w:t xml:space="preserve"> The following paragraph has been added to page </w:t>
      </w:r>
      <w:r w:rsidR="00927F3B">
        <w:rPr>
          <w:rFonts w:ascii="Arial" w:eastAsiaTheme="minorEastAsia" w:hAnsi="Arial" w:cs="Arial"/>
          <w:color w:val="00B0F0"/>
          <w:sz w:val="19"/>
          <w:szCs w:val="19"/>
          <w:shd w:val="clear" w:color="auto" w:fill="FFFFFF"/>
        </w:rPr>
        <w:t>40</w:t>
      </w:r>
      <w:r w:rsidR="00CB77AA">
        <w:rPr>
          <w:rFonts w:ascii="Arial" w:eastAsiaTheme="minorEastAsia" w:hAnsi="Arial" w:cs="Arial"/>
          <w:color w:val="00B0F0"/>
          <w:sz w:val="19"/>
          <w:szCs w:val="19"/>
          <w:shd w:val="clear" w:color="auto" w:fill="FFFFFF"/>
        </w:rPr>
        <w:t xml:space="preserve"> to discuss the finite-size test</w:t>
      </w:r>
      <w:r w:rsidR="00927F3B">
        <w:rPr>
          <w:rFonts w:ascii="Arial" w:eastAsiaTheme="minorEastAsia" w:hAnsi="Arial" w:cs="Arial"/>
          <w:color w:val="00B0F0"/>
          <w:sz w:val="19"/>
          <w:szCs w:val="19"/>
          <w:shd w:val="clear" w:color="auto" w:fill="FFFFFF"/>
        </w:rPr>
        <w:t>:</w:t>
      </w:r>
    </w:p>
    <w:p w14:paraId="4D2275E6" w14:textId="0CF9260B" w:rsidR="00A422C5" w:rsidRDefault="00766ECF" w:rsidP="00990198">
      <w:pPr>
        <w:rPr>
          <w:rFonts w:ascii="Arial" w:eastAsiaTheme="minorEastAsia" w:hAnsi="Arial" w:cs="Arial"/>
          <w:color w:val="00B0F0"/>
          <w:sz w:val="19"/>
          <w:szCs w:val="19"/>
          <w:shd w:val="clear" w:color="auto" w:fill="FFFFFF"/>
        </w:rPr>
      </w:pPr>
      <w:r w:rsidRPr="00766ECF">
        <w:rPr>
          <w:rFonts w:ascii="Arial" w:eastAsiaTheme="minorEastAsia" w:hAnsi="Arial" w:cs="Arial"/>
          <w:noProof/>
          <w:color w:val="00B0F0"/>
          <w:sz w:val="19"/>
          <w:szCs w:val="19"/>
          <w:shd w:val="clear" w:color="auto" w:fill="FFFFFF"/>
        </w:rPr>
        <w:drawing>
          <wp:inline distT="0" distB="0" distL="0" distR="0" wp14:anchorId="06D3CADB" wp14:editId="2EA62DE3">
            <wp:extent cx="5943600" cy="20599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59940"/>
                    </a:xfrm>
                    <a:prstGeom prst="rect">
                      <a:avLst/>
                    </a:prstGeom>
                    <a:noFill/>
                    <a:ln>
                      <a:noFill/>
                    </a:ln>
                  </pic:spPr>
                </pic:pic>
              </a:graphicData>
            </a:graphic>
          </wp:inline>
        </w:drawing>
      </w:r>
      <w:r w:rsidR="00CB77AA">
        <w:rPr>
          <w:rFonts w:ascii="Arial" w:eastAsiaTheme="minorEastAsia" w:hAnsi="Arial" w:cs="Arial"/>
          <w:color w:val="00B0F0"/>
          <w:sz w:val="19"/>
          <w:szCs w:val="19"/>
          <w:shd w:val="clear" w:color="auto" w:fill="FFFFFF"/>
        </w:rPr>
        <w:t xml:space="preserve"> </w:t>
      </w:r>
    </w:p>
    <w:p w14:paraId="6ECF9DB0" w14:textId="008647E2" w:rsidR="004D4B0E" w:rsidRDefault="00CB77AA" w:rsidP="00990198">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t xml:space="preserve">The </w:t>
      </w:r>
      <w:r w:rsidR="00225E0F">
        <w:rPr>
          <w:rFonts w:ascii="Arial" w:eastAsiaTheme="minorEastAsia" w:hAnsi="Arial" w:cs="Arial"/>
          <w:color w:val="00B0F0"/>
          <w:sz w:val="19"/>
          <w:szCs w:val="19"/>
          <w:shd w:val="clear" w:color="auto" w:fill="FFFFFF"/>
        </w:rPr>
        <w:t xml:space="preserve">corresponding </w:t>
      </w:r>
      <w:r>
        <w:rPr>
          <w:rFonts w:ascii="Arial" w:eastAsiaTheme="minorEastAsia" w:hAnsi="Arial" w:cs="Arial"/>
          <w:color w:val="00B0F0"/>
          <w:sz w:val="19"/>
          <w:szCs w:val="19"/>
          <w:shd w:val="clear" w:color="auto" w:fill="FFFFFF"/>
        </w:rPr>
        <w:t xml:space="preserve">figures </w:t>
      </w:r>
      <w:r w:rsidR="00B00AFA">
        <w:rPr>
          <w:rFonts w:ascii="Arial" w:eastAsiaTheme="minorEastAsia" w:hAnsi="Arial" w:cs="Arial"/>
          <w:color w:val="00B0F0"/>
          <w:sz w:val="19"/>
          <w:szCs w:val="19"/>
          <w:shd w:val="clear" w:color="auto" w:fill="FFFFFF"/>
        </w:rPr>
        <w:t xml:space="preserve">found </w:t>
      </w:r>
      <w:r w:rsidR="00225E0F">
        <w:rPr>
          <w:rFonts w:ascii="Arial" w:eastAsiaTheme="minorEastAsia" w:hAnsi="Arial" w:cs="Arial"/>
          <w:color w:val="00B0F0"/>
          <w:sz w:val="19"/>
          <w:szCs w:val="19"/>
          <w:shd w:val="clear" w:color="auto" w:fill="FFFFFF"/>
        </w:rPr>
        <w:t>on pages S26 and S27 of Supporting Information</w:t>
      </w:r>
      <w:r>
        <w:rPr>
          <w:rFonts w:ascii="Arial" w:eastAsiaTheme="minorEastAsia" w:hAnsi="Arial" w:cs="Arial"/>
          <w:color w:val="00B0F0"/>
          <w:sz w:val="19"/>
          <w:szCs w:val="19"/>
          <w:shd w:val="clear" w:color="auto" w:fill="FFFFFF"/>
        </w:rPr>
        <w:t xml:space="preserve"> are also presented below</w:t>
      </w:r>
      <w:r w:rsidR="00B00AFA">
        <w:rPr>
          <w:rFonts w:ascii="Arial" w:eastAsiaTheme="minorEastAsia" w:hAnsi="Arial" w:cs="Arial"/>
          <w:color w:val="00B0F0"/>
          <w:sz w:val="19"/>
          <w:szCs w:val="19"/>
          <w:shd w:val="clear" w:color="auto" w:fill="FFFFFF"/>
        </w:rPr>
        <w:t>:</w:t>
      </w:r>
    </w:p>
    <w:p w14:paraId="1BB31C3A" w14:textId="317BF337" w:rsidR="00B00AFA" w:rsidRDefault="006E2A6E" w:rsidP="00B00AFA">
      <w:pPr>
        <w:jc w:val="center"/>
        <w:rPr>
          <w:rFonts w:ascii="Arial" w:eastAsiaTheme="minorEastAsia" w:hAnsi="Arial" w:cs="Arial"/>
          <w:color w:val="00B0F0"/>
          <w:sz w:val="19"/>
          <w:szCs w:val="19"/>
          <w:shd w:val="clear" w:color="auto" w:fill="FFFFFF"/>
        </w:rPr>
      </w:pPr>
      <w:r w:rsidRPr="006E2A6E">
        <w:rPr>
          <w:rFonts w:ascii="Arial" w:eastAsiaTheme="minorEastAsia" w:hAnsi="Arial" w:cs="Arial"/>
          <w:noProof/>
          <w:color w:val="00B0F0"/>
          <w:sz w:val="19"/>
          <w:szCs w:val="19"/>
          <w:shd w:val="clear" w:color="auto" w:fill="FFFFFF"/>
        </w:rPr>
        <w:lastRenderedPageBreak/>
        <w:drawing>
          <wp:inline distT="0" distB="0" distL="0" distR="0" wp14:anchorId="68B7621F" wp14:editId="5116E47C">
            <wp:extent cx="5225272" cy="574277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4795" cy="5753241"/>
                    </a:xfrm>
                    <a:prstGeom prst="rect">
                      <a:avLst/>
                    </a:prstGeom>
                    <a:noFill/>
                    <a:ln>
                      <a:noFill/>
                    </a:ln>
                  </pic:spPr>
                </pic:pic>
              </a:graphicData>
            </a:graphic>
          </wp:inline>
        </w:drawing>
      </w:r>
    </w:p>
    <w:p w14:paraId="0E3FC113" w14:textId="0475336D" w:rsidR="00B00AFA" w:rsidRDefault="006E2A6E" w:rsidP="00B00AFA">
      <w:pPr>
        <w:jc w:val="center"/>
        <w:rPr>
          <w:rFonts w:ascii="Arial" w:eastAsiaTheme="minorEastAsia" w:hAnsi="Arial" w:cs="Arial"/>
          <w:color w:val="00B0F0"/>
          <w:sz w:val="19"/>
          <w:szCs w:val="19"/>
          <w:shd w:val="clear" w:color="auto" w:fill="FFFFFF"/>
        </w:rPr>
      </w:pPr>
      <w:r w:rsidRPr="006E2A6E">
        <w:rPr>
          <w:rFonts w:ascii="Arial" w:eastAsiaTheme="minorEastAsia" w:hAnsi="Arial" w:cs="Arial"/>
          <w:noProof/>
          <w:color w:val="00B0F0"/>
          <w:sz w:val="19"/>
          <w:szCs w:val="19"/>
          <w:shd w:val="clear" w:color="auto" w:fill="FFFFFF"/>
        </w:rPr>
        <w:lastRenderedPageBreak/>
        <w:drawing>
          <wp:inline distT="0" distB="0" distL="0" distR="0" wp14:anchorId="6B219666" wp14:editId="177BD3B3">
            <wp:extent cx="5943600" cy="6614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614160"/>
                    </a:xfrm>
                    <a:prstGeom prst="rect">
                      <a:avLst/>
                    </a:prstGeom>
                    <a:noFill/>
                    <a:ln>
                      <a:noFill/>
                    </a:ln>
                  </pic:spPr>
                </pic:pic>
              </a:graphicData>
            </a:graphic>
          </wp:inline>
        </w:drawing>
      </w:r>
    </w:p>
    <w:p w14:paraId="04BA0826" w14:textId="0B5E290B" w:rsidR="00B00AFA" w:rsidRDefault="00521E4E" w:rsidP="00B00AFA">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In addition</w:t>
      </w:r>
      <w:r w:rsidR="00B00AFA">
        <w:rPr>
          <w:rFonts w:ascii="Arial" w:hAnsi="Arial" w:cs="Arial"/>
          <w:color w:val="00B0F0"/>
          <w:sz w:val="19"/>
          <w:szCs w:val="19"/>
          <w:shd w:val="clear" w:color="auto" w:fill="FFFFFF"/>
        </w:rPr>
        <w:t xml:space="preserve">, because Sections 3.1, 3.2, and 3.3 compare GCMC-MBAR results with GCMC-HR results from </w:t>
      </w:r>
      <w:r w:rsidR="00CB77AA">
        <w:rPr>
          <w:rFonts w:ascii="Arial" w:hAnsi="Arial" w:cs="Arial"/>
          <w:color w:val="00B0F0"/>
          <w:sz w:val="19"/>
          <w:szCs w:val="19"/>
          <w:shd w:val="clear" w:color="auto" w:fill="FFFFFF"/>
        </w:rPr>
        <w:t xml:space="preserve">the </w:t>
      </w:r>
      <w:r w:rsidR="00B00AFA">
        <w:rPr>
          <w:rFonts w:ascii="Arial" w:hAnsi="Arial" w:cs="Arial"/>
          <w:color w:val="00B0F0"/>
          <w:sz w:val="19"/>
          <w:szCs w:val="19"/>
          <w:shd w:val="clear" w:color="auto" w:fill="FFFFFF"/>
        </w:rPr>
        <w:t xml:space="preserve">previous publications of Mick et al. and Soroush </w:t>
      </w:r>
      <w:proofErr w:type="spellStart"/>
      <w:r w:rsidR="00B00AFA">
        <w:rPr>
          <w:rFonts w:ascii="Arial" w:hAnsi="Arial" w:cs="Arial"/>
          <w:color w:val="00B0F0"/>
          <w:sz w:val="19"/>
          <w:szCs w:val="19"/>
          <w:shd w:val="clear" w:color="auto" w:fill="FFFFFF"/>
        </w:rPr>
        <w:t>Barhaghi</w:t>
      </w:r>
      <w:proofErr w:type="spellEnd"/>
      <w:r w:rsidR="00B00AFA">
        <w:rPr>
          <w:rFonts w:ascii="Arial" w:hAnsi="Arial" w:cs="Arial"/>
          <w:color w:val="00B0F0"/>
          <w:sz w:val="19"/>
          <w:szCs w:val="19"/>
          <w:shd w:val="clear" w:color="auto" w:fill="FFFFFF"/>
        </w:rPr>
        <w:t xml:space="preserve"> et al., it is important that we utilize the same approach for estimating </w:t>
      </w:r>
      <m:oMath>
        <m:r>
          <m:rPr>
            <m:sty m:val="p"/>
          </m:rPr>
          <w:rPr>
            <w:rFonts w:ascii="Cambria Math" w:hAnsi="Cambria Math" w:cs="Arial"/>
            <w:color w:val="00B0F0"/>
            <w:sz w:val="19"/>
            <w:szCs w:val="19"/>
            <w:shd w:val="clear" w:color="auto" w:fill="FFFFFF"/>
          </w:rPr>
          <m:t>Δ</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H</m:t>
            </m:r>
          </m:e>
          <m:sub>
            <m:r>
              <m:rPr>
                <m:sty m:val="p"/>
              </m:rPr>
              <w:rPr>
                <w:rFonts w:ascii="Cambria Math" w:hAnsi="Cambria Math" w:cs="Arial"/>
                <w:color w:val="00B0F0"/>
                <w:sz w:val="19"/>
                <w:szCs w:val="19"/>
                <w:shd w:val="clear" w:color="auto" w:fill="FFFFFF"/>
              </w:rPr>
              <m:t>v</m:t>
            </m:r>
          </m:sub>
        </m:sSub>
      </m:oMath>
      <w:r w:rsidR="00B00AFA">
        <w:rPr>
          <w:rFonts w:ascii="Arial" w:eastAsiaTheme="minorEastAsia" w:hAnsi="Arial" w:cs="Arial"/>
          <w:color w:val="00B0F0"/>
          <w:sz w:val="19"/>
          <w:szCs w:val="19"/>
          <w:shd w:val="clear" w:color="auto" w:fill="FFFFFF"/>
        </w:rPr>
        <w:t xml:space="preserve">, namely, Eq 17. Although we could utilize the </w:t>
      </w:r>
      <m:oMath>
        <m:f>
          <m:fPr>
            <m:ctrlPr>
              <w:rPr>
                <w:rFonts w:ascii="Cambria Math" w:hAnsi="Cambria Math" w:cs="Arial"/>
                <w:i/>
                <w:color w:val="00B0F0"/>
                <w:sz w:val="19"/>
                <w:szCs w:val="19"/>
                <w:shd w:val="clear" w:color="auto" w:fill="FFFFFF"/>
              </w:rPr>
            </m:ctrlPr>
          </m:fPr>
          <m:num>
            <m:r>
              <w:rPr>
                <w:rFonts w:ascii="Cambria Math" w:hAnsi="Cambria Math" w:cs="Arial"/>
                <w:color w:val="00B0F0"/>
                <w:sz w:val="19"/>
                <w:szCs w:val="19"/>
                <w:shd w:val="clear" w:color="auto" w:fill="FFFFFF"/>
              </w:rPr>
              <m:t>dln</m:t>
            </m:r>
            <m:d>
              <m:dPr>
                <m:ctrlPr>
                  <w:rPr>
                    <w:rFonts w:ascii="Cambria Math" w:hAnsi="Cambria Math" w:cs="Arial"/>
                    <w:i/>
                    <w:color w:val="00B0F0"/>
                    <w:sz w:val="19"/>
                    <w:szCs w:val="19"/>
                    <w:shd w:val="clear" w:color="auto" w:fill="FFFFFF"/>
                  </w:rPr>
                </m:ctrlPr>
              </m:dPr>
              <m:e>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p</m:t>
                    </m:r>
                  </m:e>
                  <m:sub>
                    <m:r>
                      <m:rPr>
                        <m:sty m:val="p"/>
                      </m:rPr>
                      <w:rPr>
                        <w:rFonts w:ascii="Cambria Math" w:hAnsi="Cambria Math" w:cs="Arial"/>
                        <w:color w:val="00B0F0"/>
                        <w:sz w:val="19"/>
                        <w:szCs w:val="19"/>
                        <w:shd w:val="clear" w:color="auto" w:fill="FFFFFF"/>
                      </w:rPr>
                      <m:t>sat</m:t>
                    </m:r>
                  </m:sub>
                </m:sSub>
              </m:e>
            </m:d>
          </m:num>
          <m:den>
            <m:r>
              <w:rPr>
                <w:rFonts w:ascii="Cambria Math" w:hAnsi="Cambria Math" w:cs="Arial"/>
                <w:color w:val="00B0F0"/>
                <w:sz w:val="19"/>
                <w:szCs w:val="19"/>
                <w:shd w:val="clear" w:color="auto" w:fill="FFFFFF"/>
              </w:rPr>
              <m:t>dβ</m:t>
            </m:r>
          </m:den>
        </m:f>
      </m:oMath>
      <w:r w:rsidR="00B00AFA">
        <w:rPr>
          <w:rFonts w:ascii="Arial" w:eastAsiaTheme="minorEastAsia" w:hAnsi="Arial" w:cs="Arial"/>
          <w:color w:val="00B0F0"/>
          <w:sz w:val="19"/>
          <w:szCs w:val="19"/>
          <w:shd w:val="clear" w:color="auto" w:fill="FFFFFF"/>
        </w:rPr>
        <w:t xml:space="preserve"> in our cyclohexane optimization, we are concerned that</w:t>
      </w:r>
      <w:r w:rsidR="00FA10D6">
        <w:rPr>
          <w:rFonts w:ascii="Arial" w:eastAsiaTheme="minorEastAsia" w:hAnsi="Arial" w:cs="Arial"/>
          <w:color w:val="00B0F0"/>
          <w:sz w:val="19"/>
          <w:szCs w:val="19"/>
          <w:shd w:val="clear" w:color="auto" w:fill="FFFFFF"/>
        </w:rPr>
        <w:t xml:space="preserve"> utilizing two different methods</w:t>
      </w:r>
      <w:r w:rsidR="00B00AFA">
        <w:rPr>
          <w:rFonts w:ascii="Arial" w:eastAsiaTheme="minorEastAsia" w:hAnsi="Arial" w:cs="Arial"/>
          <w:color w:val="00B0F0"/>
          <w:sz w:val="19"/>
          <w:szCs w:val="19"/>
          <w:shd w:val="clear" w:color="auto" w:fill="FFFFFF"/>
        </w:rPr>
        <w:t xml:space="preserve"> would create confusion and would be inconsistent with </w:t>
      </w:r>
      <w:r w:rsidR="006E2A6E">
        <w:rPr>
          <w:rFonts w:ascii="Arial" w:eastAsiaTheme="minorEastAsia" w:hAnsi="Arial" w:cs="Arial"/>
          <w:color w:val="00B0F0"/>
          <w:sz w:val="19"/>
          <w:szCs w:val="19"/>
          <w:shd w:val="clear" w:color="auto" w:fill="FFFFFF"/>
        </w:rPr>
        <w:t xml:space="preserve">how </w:t>
      </w:r>
      <w:proofErr w:type="spellStart"/>
      <w:r w:rsidR="006E2A6E">
        <w:rPr>
          <w:rFonts w:ascii="Arial" w:eastAsiaTheme="minorEastAsia" w:hAnsi="Arial" w:cs="Arial"/>
          <w:color w:val="00B0F0"/>
          <w:sz w:val="19"/>
          <w:szCs w:val="19"/>
          <w:shd w:val="clear" w:color="auto" w:fill="FFFFFF"/>
        </w:rPr>
        <w:t>MiPPE</w:t>
      </w:r>
      <w:proofErr w:type="spellEnd"/>
      <w:r w:rsidR="006E2A6E">
        <w:rPr>
          <w:rFonts w:ascii="Arial" w:eastAsiaTheme="minorEastAsia" w:hAnsi="Arial" w:cs="Arial"/>
          <w:color w:val="00B0F0"/>
          <w:sz w:val="19"/>
          <w:szCs w:val="19"/>
          <w:shd w:val="clear" w:color="auto" w:fill="FFFFFF"/>
        </w:rPr>
        <w:t xml:space="preserve"> was parameterized in </w:t>
      </w:r>
      <w:r w:rsidR="00B00AFA">
        <w:rPr>
          <w:rFonts w:ascii="Arial" w:eastAsiaTheme="minorEastAsia" w:hAnsi="Arial" w:cs="Arial"/>
          <w:color w:val="00B0F0"/>
          <w:sz w:val="19"/>
          <w:szCs w:val="19"/>
          <w:shd w:val="clear" w:color="auto" w:fill="FFFFFF"/>
        </w:rPr>
        <w:t>previous studies</w:t>
      </w:r>
      <w:r>
        <w:rPr>
          <w:rFonts w:ascii="Arial" w:eastAsiaTheme="minorEastAsia" w:hAnsi="Arial" w:cs="Arial"/>
          <w:color w:val="00B0F0"/>
          <w:sz w:val="19"/>
          <w:szCs w:val="19"/>
          <w:shd w:val="clear" w:color="auto" w:fill="FFFFFF"/>
        </w:rPr>
        <w:t>.</w:t>
      </w:r>
      <w:r w:rsidR="00B00AFA">
        <w:rPr>
          <w:rFonts w:ascii="Arial" w:eastAsiaTheme="minorEastAsia" w:hAnsi="Arial" w:cs="Arial"/>
          <w:color w:val="00B0F0"/>
          <w:sz w:val="19"/>
          <w:szCs w:val="19"/>
          <w:shd w:val="clear" w:color="auto" w:fill="FFFFFF"/>
        </w:rPr>
        <w:t xml:space="preserve"> </w:t>
      </w:r>
    </w:p>
    <w:p w14:paraId="10B034EC" w14:textId="77777777" w:rsidR="00410CFC" w:rsidRDefault="00410CFC" w:rsidP="006C404B">
      <w:pPr>
        <w:rPr>
          <w:rFonts w:ascii="Arial" w:eastAsiaTheme="minorEastAsia" w:hAnsi="Arial" w:cs="Arial"/>
          <w:color w:val="00B0F0"/>
          <w:sz w:val="19"/>
          <w:szCs w:val="19"/>
          <w:shd w:val="clear" w:color="auto" w:fill="FFFFFF"/>
        </w:rPr>
      </w:pPr>
    </w:p>
    <w:p w14:paraId="19DF5507" w14:textId="77777777" w:rsidR="00410CFC" w:rsidRDefault="00410CFC" w:rsidP="006C404B">
      <w:pPr>
        <w:rPr>
          <w:rFonts w:ascii="Arial" w:eastAsiaTheme="minorEastAsia" w:hAnsi="Arial" w:cs="Arial"/>
          <w:color w:val="00B0F0"/>
          <w:sz w:val="19"/>
          <w:szCs w:val="19"/>
          <w:shd w:val="clear" w:color="auto" w:fill="FFFFFF"/>
        </w:rPr>
      </w:pPr>
    </w:p>
    <w:p w14:paraId="2016E00F" w14:textId="52EAEEFE" w:rsidR="00091E41" w:rsidRDefault="00F12F44" w:rsidP="006C404B">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lastRenderedPageBreak/>
        <w:t>Furthermore</w:t>
      </w:r>
      <w:r w:rsidR="00521E4E">
        <w:rPr>
          <w:rFonts w:ascii="Arial" w:eastAsiaTheme="minorEastAsia" w:hAnsi="Arial" w:cs="Arial"/>
          <w:color w:val="00B0F0"/>
          <w:sz w:val="19"/>
          <w:szCs w:val="19"/>
          <w:shd w:val="clear" w:color="auto" w:fill="FFFFFF"/>
        </w:rPr>
        <w:t xml:space="preserve">, </w:t>
      </w:r>
      <w:r w:rsidR="00552A15">
        <w:rPr>
          <w:rFonts w:ascii="Arial" w:eastAsiaTheme="minorEastAsia" w:hAnsi="Arial" w:cs="Arial"/>
          <w:color w:val="00B0F0"/>
          <w:sz w:val="19"/>
          <w:szCs w:val="19"/>
          <w:shd w:val="clear" w:color="auto" w:fill="FFFFFF"/>
        </w:rPr>
        <w:t xml:space="preserve">we have </w:t>
      </w:r>
      <w:r w:rsidR="006C404B">
        <w:rPr>
          <w:rFonts w:ascii="Arial" w:eastAsiaTheme="minorEastAsia" w:hAnsi="Arial" w:cs="Arial"/>
          <w:color w:val="00B0F0"/>
          <w:sz w:val="19"/>
          <w:szCs w:val="19"/>
          <w:shd w:val="clear" w:color="auto" w:fill="FFFFFF"/>
        </w:rPr>
        <w:t xml:space="preserve">computed the </w:t>
      </w:r>
      <w:r w:rsidR="00E133BF">
        <w:rPr>
          <w:rFonts w:ascii="Arial" w:eastAsiaTheme="minorEastAsia" w:hAnsi="Arial" w:cs="Arial"/>
          <w:color w:val="00B0F0"/>
          <w:sz w:val="19"/>
          <w:szCs w:val="19"/>
          <w:shd w:val="clear" w:color="auto" w:fill="FFFFFF"/>
        </w:rPr>
        <w:t xml:space="preserve">cyclohexane </w:t>
      </w:r>
      <w:r w:rsidR="006C404B">
        <w:rPr>
          <w:rFonts w:ascii="Arial" w:eastAsiaTheme="minorEastAsia" w:hAnsi="Arial" w:cs="Arial"/>
          <w:color w:val="00B0F0"/>
          <w:sz w:val="19"/>
          <w:szCs w:val="19"/>
          <w:shd w:val="clear" w:color="auto" w:fill="FFFFFF"/>
        </w:rPr>
        <w:t>phase equilibria for the</w:t>
      </w:r>
      <w:r w:rsidR="00552A15">
        <w:rPr>
          <w:rFonts w:ascii="Arial" w:eastAsiaTheme="minorEastAsia" w:hAnsi="Arial" w:cs="Arial"/>
          <w:color w:val="00B0F0"/>
          <w:sz w:val="19"/>
          <w:szCs w:val="19"/>
          <w:shd w:val="clear" w:color="auto" w:fill="FFFFFF"/>
        </w:rPr>
        <w:t xml:space="preserve"> </w:t>
      </w:r>
      <w:proofErr w:type="spellStart"/>
      <w:r w:rsidR="00552A15">
        <w:rPr>
          <w:rFonts w:ascii="Arial" w:eastAsiaTheme="minorEastAsia" w:hAnsi="Arial" w:cs="Arial"/>
          <w:color w:val="00B0F0"/>
          <w:sz w:val="19"/>
          <w:szCs w:val="19"/>
          <w:shd w:val="clear" w:color="auto" w:fill="FFFFFF"/>
        </w:rPr>
        <w:t>TAMie</w:t>
      </w:r>
      <w:proofErr w:type="spellEnd"/>
      <w:r w:rsidR="00552A15">
        <w:rPr>
          <w:rFonts w:ascii="Arial" w:eastAsiaTheme="minorEastAsia" w:hAnsi="Arial" w:cs="Arial"/>
          <w:color w:val="00B0F0"/>
          <w:sz w:val="19"/>
          <w:szCs w:val="19"/>
          <w:shd w:val="clear" w:color="auto" w:fill="FFFFFF"/>
        </w:rPr>
        <w:t xml:space="preserve"> force field</w:t>
      </w:r>
      <w:r w:rsidR="006C404B">
        <w:rPr>
          <w:rFonts w:ascii="Arial" w:eastAsiaTheme="minorEastAsia" w:hAnsi="Arial" w:cs="Arial"/>
          <w:color w:val="00B0F0"/>
          <w:sz w:val="19"/>
          <w:szCs w:val="19"/>
          <w:shd w:val="clear" w:color="auto" w:fill="FFFFFF"/>
        </w:rPr>
        <w:t xml:space="preserve"> (labeled “</w:t>
      </w:r>
      <w:proofErr w:type="spellStart"/>
      <w:r w:rsidR="006C404B">
        <w:rPr>
          <w:rFonts w:ascii="Arial" w:eastAsiaTheme="minorEastAsia" w:hAnsi="Arial" w:cs="Arial"/>
          <w:color w:val="00B0F0"/>
          <w:sz w:val="19"/>
          <w:szCs w:val="19"/>
          <w:shd w:val="clear" w:color="auto" w:fill="FFFFFF"/>
        </w:rPr>
        <w:t>TAMie</w:t>
      </w:r>
      <w:proofErr w:type="spellEnd"/>
      <w:r w:rsidR="006C404B">
        <w:rPr>
          <w:rFonts w:ascii="Arial" w:eastAsiaTheme="minorEastAsia" w:hAnsi="Arial" w:cs="Arial"/>
          <w:color w:val="00B0F0"/>
          <w:sz w:val="19"/>
          <w:szCs w:val="19"/>
          <w:shd w:val="clear" w:color="auto" w:fill="FFFFFF"/>
        </w:rPr>
        <w:t xml:space="preserve">, This work” in the figures below). </w:t>
      </w:r>
      <w:r>
        <w:rPr>
          <w:rFonts w:ascii="Arial" w:eastAsiaTheme="minorEastAsia" w:hAnsi="Arial" w:cs="Arial"/>
          <w:color w:val="00B0F0"/>
          <w:sz w:val="19"/>
          <w:szCs w:val="19"/>
          <w:shd w:val="clear" w:color="auto" w:fill="FFFFFF"/>
        </w:rPr>
        <w:t>Although some dis</w:t>
      </w:r>
      <w:r w:rsidR="006C404B">
        <w:rPr>
          <w:rFonts w:ascii="Arial" w:eastAsiaTheme="minorEastAsia" w:hAnsi="Arial" w:cs="Arial"/>
          <w:color w:val="00B0F0"/>
          <w:sz w:val="19"/>
          <w:szCs w:val="19"/>
          <w:shd w:val="clear" w:color="auto" w:fill="FFFFFF"/>
        </w:rPr>
        <w:t>agreement</w:t>
      </w:r>
      <w:r>
        <w:rPr>
          <w:rFonts w:ascii="Arial" w:eastAsiaTheme="minorEastAsia" w:hAnsi="Arial" w:cs="Arial"/>
          <w:color w:val="00B0F0"/>
          <w:sz w:val="19"/>
          <w:szCs w:val="19"/>
          <w:shd w:val="clear" w:color="auto" w:fill="FFFFFF"/>
        </w:rPr>
        <w:t xml:space="preserve"> (beyond the statistical uncertainties) exists</w:t>
      </w:r>
      <w:r w:rsidR="006C404B">
        <w:rPr>
          <w:rFonts w:ascii="Arial" w:eastAsiaTheme="minorEastAsia" w:hAnsi="Arial" w:cs="Arial"/>
          <w:color w:val="00B0F0"/>
          <w:sz w:val="19"/>
          <w:szCs w:val="19"/>
          <w:shd w:val="clear" w:color="auto" w:fill="FFFFFF"/>
        </w:rPr>
        <w:t xml:space="preserve"> between our </w:t>
      </w:r>
      <w:proofErr w:type="spellStart"/>
      <w:r w:rsidR="006C404B">
        <w:rPr>
          <w:rFonts w:ascii="Arial" w:eastAsiaTheme="minorEastAsia" w:hAnsi="Arial" w:cs="Arial"/>
          <w:color w:val="00B0F0"/>
          <w:sz w:val="19"/>
          <w:szCs w:val="19"/>
          <w:shd w:val="clear" w:color="auto" w:fill="FFFFFF"/>
        </w:rPr>
        <w:t>TAMie</w:t>
      </w:r>
      <w:proofErr w:type="spellEnd"/>
      <w:r w:rsidR="00AB4B75">
        <w:rPr>
          <w:rFonts w:ascii="Arial" w:eastAsiaTheme="minorEastAsia" w:hAnsi="Arial" w:cs="Arial"/>
          <w:color w:val="00B0F0"/>
          <w:sz w:val="19"/>
          <w:szCs w:val="19"/>
          <w:shd w:val="clear" w:color="auto" w:fill="FFFFFF"/>
        </w:rPr>
        <w:t xml:space="preserve"> </w:t>
      </w:r>
      <m:oMath>
        <m:r>
          <m:rPr>
            <m:sty m:val="p"/>
          </m:rPr>
          <w:rPr>
            <w:rFonts w:ascii="Cambria Math" w:hAnsi="Cambria Math" w:cs="Arial"/>
            <w:color w:val="00B0F0"/>
            <w:sz w:val="19"/>
            <w:szCs w:val="19"/>
            <w:shd w:val="clear" w:color="auto" w:fill="FFFFFF"/>
          </w:rPr>
          <m:t>Δ</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H</m:t>
            </m:r>
          </m:e>
          <m:sub>
            <m:r>
              <m:rPr>
                <m:sty m:val="p"/>
              </m:rPr>
              <w:rPr>
                <w:rFonts w:ascii="Cambria Math" w:hAnsi="Cambria Math" w:cs="Arial"/>
                <w:color w:val="00B0F0"/>
                <w:sz w:val="19"/>
                <w:szCs w:val="19"/>
                <w:shd w:val="clear" w:color="auto" w:fill="FFFFFF"/>
              </w:rPr>
              <m:t>v</m:t>
            </m:r>
          </m:sub>
        </m:sSub>
      </m:oMath>
      <w:r w:rsidR="006C404B">
        <w:rPr>
          <w:rFonts w:ascii="Arial" w:eastAsiaTheme="minorEastAsia" w:hAnsi="Arial" w:cs="Arial"/>
          <w:color w:val="00B0F0"/>
          <w:sz w:val="19"/>
          <w:szCs w:val="19"/>
          <w:shd w:val="clear" w:color="auto" w:fill="FFFFFF"/>
        </w:rPr>
        <w:t xml:space="preserve"> values (obtained with Eq 17) and those reported by Weidler et al. (computed with </w:t>
      </w:r>
      <m:oMath>
        <m:f>
          <m:fPr>
            <m:ctrlPr>
              <w:rPr>
                <w:rFonts w:ascii="Cambria Math" w:hAnsi="Cambria Math" w:cs="Arial"/>
                <w:i/>
                <w:color w:val="00B0F0"/>
                <w:sz w:val="19"/>
                <w:szCs w:val="19"/>
                <w:shd w:val="clear" w:color="auto" w:fill="FFFFFF"/>
              </w:rPr>
            </m:ctrlPr>
          </m:fPr>
          <m:num>
            <m:r>
              <w:rPr>
                <w:rFonts w:ascii="Cambria Math" w:hAnsi="Cambria Math" w:cs="Arial"/>
                <w:color w:val="00B0F0"/>
                <w:sz w:val="19"/>
                <w:szCs w:val="19"/>
                <w:shd w:val="clear" w:color="auto" w:fill="FFFFFF"/>
              </w:rPr>
              <m:t>dln</m:t>
            </m:r>
            <m:d>
              <m:dPr>
                <m:ctrlPr>
                  <w:rPr>
                    <w:rFonts w:ascii="Cambria Math" w:hAnsi="Cambria Math" w:cs="Arial"/>
                    <w:i/>
                    <w:color w:val="00B0F0"/>
                    <w:sz w:val="19"/>
                    <w:szCs w:val="19"/>
                    <w:shd w:val="clear" w:color="auto" w:fill="FFFFFF"/>
                  </w:rPr>
                </m:ctrlPr>
              </m:dPr>
              <m:e>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p</m:t>
                    </m:r>
                  </m:e>
                  <m:sub>
                    <m:r>
                      <m:rPr>
                        <m:sty m:val="p"/>
                      </m:rPr>
                      <w:rPr>
                        <w:rFonts w:ascii="Cambria Math" w:hAnsi="Cambria Math" w:cs="Arial"/>
                        <w:color w:val="00B0F0"/>
                        <w:sz w:val="19"/>
                        <w:szCs w:val="19"/>
                        <w:shd w:val="clear" w:color="auto" w:fill="FFFFFF"/>
                      </w:rPr>
                      <m:t>sat</m:t>
                    </m:r>
                  </m:sub>
                </m:sSub>
              </m:e>
            </m:d>
          </m:num>
          <m:den>
            <m:r>
              <w:rPr>
                <w:rFonts w:ascii="Cambria Math" w:hAnsi="Cambria Math" w:cs="Arial"/>
                <w:color w:val="00B0F0"/>
                <w:sz w:val="19"/>
                <w:szCs w:val="19"/>
                <w:shd w:val="clear" w:color="auto" w:fill="FFFFFF"/>
              </w:rPr>
              <m:t>dβ</m:t>
            </m:r>
          </m:den>
        </m:f>
      </m:oMath>
      <w:r w:rsidR="006C404B">
        <w:rPr>
          <w:rFonts w:ascii="Arial" w:eastAsiaTheme="minorEastAsia" w:hAnsi="Arial" w:cs="Arial"/>
          <w:color w:val="00B0F0"/>
          <w:sz w:val="19"/>
          <w:szCs w:val="19"/>
          <w:shd w:val="clear" w:color="auto" w:fill="FFFFFF"/>
        </w:rPr>
        <w:t>)</w:t>
      </w:r>
      <w:r>
        <w:rPr>
          <w:rFonts w:ascii="Arial" w:eastAsiaTheme="minorEastAsia" w:hAnsi="Arial" w:cs="Arial"/>
          <w:color w:val="00B0F0"/>
          <w:sz w:val="19"/>
          <w:szCs w:val="19"/>
          <w:shd w:val="clear" w:color="auto" w:fill="FFFFFF"/>
        </w:rPr>
        <w:t xml:space="preserve">, the deviations in </w:t>
      </w:r>
      <m:oMath>
        <m:r>
          <m:rPr>
            <m:sty m:val="p"/>
          </m:rPr>
          <w:rPr>
            <w:rFonts w:ascii="Cambria Math" w:hAnsi="Cambria Math" w:cs="Arial"/>
            <w:color w:val="00B0F0"/>
            <w:sz w:val="19"/>
            <w:szCs w:val="19"/>
            <w:shd w:val="clear" w:color="auto" w:fill="FFFFFF"/>
          </w:rPr>
          <m:t>Δ</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H</m:t>
            </m:r>
          </m:e>
          <m:sub>
            <m:r>
              <m:rPr>
                <m:sty m:val="p"/>
              </m:rPr>
              <w:rPr>
                <w:rFonts w:ascii="Cambria Math" w:hAnsi="Cambria Math" w:cs="Arial"/>
                <w:color w:val="00B0F0"/>
                <w:sz w:val="19"/>
                <w:szCs w:val="19"/>
                <w:shd w:val="clear" w:color="auto" w:fill="FFFFFF"/>
              </w:rPr>
              <m:t>v</m:t>
            </m:r>
          </m:sub>
        </m:sSub>
      </m:oMath>
      <w:r>
        <w:rPr>
          <w:rFonts w:ascii="Arial" w:eastAsiaTheme="minorEastAsia" w:hAnsi="Arial" w:cs="Arial"/>
          <w:color w:val="00B0F0"/>
          <w:sz w:val="19"/>
          <w:szCs w:val="19"/>
          <w:shd w:val="clear" w:color="auto" w:fill="FFFFFF"/>
        </w:rPr>
        <w:t xml:space="preserve"> are typically less than 0.5%.</w:t>
      </w:r>
      <w:r w:rsidR="002D5EF2">
        <w:rPr>
          <w:rFonts w:ascii="Arial" w:eastAsiaTheme="minorEastAsia" w:hAnsi="Arial" w:cs="Arial"/>
          <w:color w:val="00B0F0"/>
          <w:sz w:val="19"/>
          <w:szCs w:val="19"/>
          <w:shd w:val="clear" w:color="auto" w:fill="FFFFFF"/>
        </w:rPr>
        <w:t xml:space="preserve"> </w:t>
      </w:r>
      <w:commentRangeStart w:id="20"/>
      <w:commentRangeStart w:id="21"/>
    </w:p>
    <w:p w14:paraId="6941FABC" w14:textId="003041C8" w:rsidR="00C446D7" w:rsidRDefault="00091E41" w:rsidP="006C404B">
      <w:pPr>
        <w:rPr>
          <w:rFonts w:ascii="Arial" w:eastAsiaTheme="minorEastAsia" w:hAnsi="Arial" w:cs="Arial"/>
          <w:color w:val="00B0F0"/>
          <w:sz w:val="19"/>
          <w:szCs w:val="19"/>
          <w:shd w:val="clear" w:color="auto" w:fill="FFFFFF"/>
        </w:rPr>
      </w:pPr>
      <w:bookmarkStart w:id="22" w:name="_GoBack"/>
      <w:bookmarkEnd w:id="22"/>
      <w:r>
        <w:rPr>
          <w:rFonts w:ascii="Arial" w:eastAsiaTheme="minorEastAsia" w:hAnsi="Arial" w:cs="Arial"/>
          <w:color w:val="00B0F0"/>
          <w:sz w:val="19"/>
          <w:szCs w:val="19"/>
          <w:shd w:val="clear" w:color="auto" w:fill="FFFFFF"/>
        </w:rPr>
        <w:t>Note that</w:t>
      </w:r>
      <w:r w:rsidR="00C446D7">
        <w:rPr>
          <w:rFonts w:ascii="Arial" w:eastAsiaTheme="minorEastAsia" w:hAnsi="Arial" w:cs="Arial"/>
          <w:color w:val="00B0F0"/>
          <w:sz w:val="19"/>
          <w:szCs w:val="19"/>
          <w:shd w:val="clear" w:color="auto" w:fill="FFFFFF"/>
        </w:rPr>
        <w:t xml:space="preserve"> slightly larger deviations (around 1%)</w:t>
      </w:r>
      <w:r w:rsidR="00922F91">
        <w:rPr>
          <w:rFonts w:ascii="Arial" w:eastAsiaTheme="minorEastAsia" w:hAnsi="Arial" w:cs="Arial"/>
          <w:color w:val="00B0F0"/>
          <w:sz w:val="19"/>
          <w:szCs w:val="19"/>
          <w:shd w:val="clear" w:color="auto" w:fill="FFFFFF"/>
        </w:rPr>
        <w:t xml:space="preserve"> </w:t>
      </w:r>
      <w:r w:rsidR="002D5EF2">
        <w:rPr>
          <w:rFonts w:ascii="Arial" w:eastAsiaTheme="minorEastAsia" w:hAnsi="Arial" w:cs="Arial"/>
          <w:color w:val="00B0F0"/>
          <w:sz w:val="19"/>
          <w:szCs w:val="19"/>
          <w:shd w:val="clear" w:color="auto" w:fill="FFFFFF"/>
        </w:rPr>
        <w:t>are</w:t>
      </w:r>
      <w:r w:rsidR="00C446D7">
        <w:rPr>
          <w:rFonts w:ascii="Arial" w:eastAsiaTheme="minorEastAsia" w:hAnsi="Arial" w:cs="Arial"/>
          <w:color w:val="00B0F0"/>
          <w:sz w:val="19"/>
          <w:szCs w:val="19"/>
          <w:shd w:val="clear" w:color="auto" w:fill="FFFFFF"/>
        </w:rPr>
        <w:t xml:space="preserve"> </w:t>
      </w:r>
      <w:r w:rsidR="002D5EF2">
        <w:rPr>
          <w:rFonts w:ascii="Arial" w:eastAsiaTheme="minorEastAsia" w:hAnsi="Arial" w:cs="Arial"/>
          <w:color w:val="00B0F0"/>
          <w:sz w:val="19"/>
          <w:szCs w:val="19"/>
          <w:shd w:val="clear" w:color="auto" w:fill="FFFFFF"/>
        </w:rPr>
        <w:t xml:space="preserve">observed </w:t>
      </w:r>
      <w:r w:rsidR="00410CFC">
        <w:rPr>
          <w:rFonts w:ascii="Arial" w:eastAsiaTheme="minorEastAsia" w:hAnsi="Arial" w:cs="Arial"/>
          <w:color w:val="00B0F0"/>
          <w:sz w:val="19"/>
          <w:szCs w:val="19"/>
          <w:shd w:val="clear" w:color="auto" w:fill="FFFFFF"/>
        </w:rPr>
        <w:t xml:space="preserve">between our </w:t>
      </w:r>
      <w:proofErr w:type="spellStart"/>
      <w:r w:rsidR="00410CFC">
        <w:rPr>
          <w:rFonts w:ascii="Arial" w:eastAsiaTheme="minorEastAsia" w:hAnsi="Arial" w:cs="Arial"/>
          <w:color w:val="00B0F0"/>
          <w:sz w:val="19"/>
          <w:szCs w:val="19"/>
          <w:shd w:val="clear" w:color="auto" w:fill="FFFFFF"/>
        </w:rPr>
        <w:t>TAMie</w:t>
      </w:r>
      <w:proofErr w:type="spellEnd"/>
      <w:r w:rsidR="00410CFC">
        <w:rPr>
          <w:rFonts w:ascii="Arial" w:eastAsiaTheme="minorEastAsia" w:hAnsi="Arial" w:cs="Arial"/>
          <w:color w:val="00B0F0"/>
          <w:sz w:val="19"/>
          <w:szCs w:val="19"/>
          <w:shd w:val="clear" w:color="auto" w:fill="FFFFFF"/>
        </w:rPr>
        <w:t xml:space="preserve"> saturation densities and vapor pressures and those of Weidler et al</w:t>
      </w:r>
      <w:r w:rsidR="002D5EF2">
        <w:rPr>
          <w:rFonts w:ascii="Arial" w:eastAsiaTheme="minorEastAsia" w:hAnsi="Arial" w:cs="Arial"/>
          <w:color w:val="00B0F0"/>
          <w:sz w:val="19"/>
          <w:szCs w:val="19"/>
          <w:shd w:val="clear" w:color="auto" w:fill="FFFFFF"/>
        </w:rPr>
        <w:t>.</w:t>
      </w:r>
      <w:r>
        <w:rPr>
          <w:rFonts w:ascii="Arial" w:eastAsiaTheme="minorEastAsia" w:hAnsi="Arial" w:cs="Arial"/>
          <w:color w:val="00B0F0"/>
          <w:sz w:val="19"/>
          <w:szCs w:val="19"/>
          <w:shd w:val="clear" w:color="auto" w:fill="FFFFFF"/>
        </w:rPr>
        <w:t xml:space="preserve"> As demonstrated previously, these systematic deviations </w:t>
      </w:r>
      <w:r w:rsidR="00410CFC">
        <w:rPr>
          <w:rFonts w:ascii="Arial" w:eastAsiaTheme="minorEastAsia" w:hAnsi="Arial" w:cs="Arial"/>
          <w:color w:val="00B0F0"/>
          <w:sz w:val="19"/>
          <w:szCs w:val="19"/>
          <w:shd w:val="clear" w:color="auto" w:fill="FFFFFF"/>
        </w:rPr>
        <w:t>are</w:t>
      </w:r>
      <w:r>
        <w:rPr>
          <w:rFonts w:ascii="Arial" w:eastAsiaTheme="minorEastAsia" w:hAnsi="Arial" w:cs="Arial"/>
          <w:color w:val="00B0F0"/>
          <w:sz w:val="19"/>
          <w:szCs w:val="19"/>
          <w:shd w:val="clear" w:color="auto" w:fill="FFFFFF"/>
        </w:rPr>
        <w:t xml:space="preserve"> </w:t>
      </w:r>
      <w:r w:rsidR="00410CFC">
        <w:rPr>
          <w:rFonts w:ascii="Arial" w:eastAsiaTheme="minorEastAsia" w:hAnsi="Arial" w:cs="Arial"/>
          <w:color w:val="00B0F0"/>
          <w:sz w:val="19"/>
          <w:szCs w:val="19"/>
          <w:shd w:val="clear" w:color="auto" w:fill="FFFFFF"/>
        </w:rPr>
        <w:t xml:space="preserve">not </w:t>
      </w:r>
      <w:r>
        <w:rPr>
          <w:rFonts w:ascii="Arial" w:eastAsiaTheme="minorEastAsia" w:hAnsi="Arial" w:cs="Arial"/>
          <w:color w:val="00B0F0"/>
          <w:sz w:val="19"/>
          <w:szCs w:val="19"/>
          <w:shd w:val="clear" w:color="auto" w:fill="FFFFFF"/>
        </w:rPr>
        <w:t>related to finite-size effects.</w:t>
      </w:r>
      <w:r w:rsidR="003A09B8">
        <w:rPr>
          <w:rFonts w:ascii="Arial" w:eastAsiaTheme="minorEastAsia" w:hAnsi="Arial" w:cs="Arial"/>
          <w:color w:val="00B0F0"/>
          <w:sz w:val="19"/>
          <w:szCs w:val="19"/>
          <w:shd w:val="clear" w:color="auto" w:fill="FFFFFF"/>
        </w:rPr>
        <w:t xml:space="preserve"> Such</w:t>
      </w:r>
      <w:r w:rsidR="00C446D7">
        <w:rPr>
          <w:rFonts w:ascii="Arial" w:eastAsiaTheme="minorEastAsia" w:hAnsi="Arial" w:cs="Arial"/>
          <w:color w:val="00B0F0"/>
          <w:sz w:val="19"/>
          <w:szCs w:val="19"/>
          <w:shd w:val="clear" w:color="auto" w:fill="FFFFFF"/>
        </w:rPr>
        <w:t xml:space="preserve"> </w:t>
      </w:r>
      <w:r w:rsidR="003A09B8">
        <w:rPr>
          <w:rFonts w:ascii="Arial" w:eastAsiaTheme="minorEastAsia" w:hAnsi="Arial" w:cs="Arial"/>
          <w:color w:val="00B0F0"/>
          <w:sz w:val="19"/>
          <w:szCs w:val="19"/>
          <w:shd w:val="clear" w:color="auto" w:fill="FFFFFF"/>
        </w:rPr>
        <w:t>discrepancies</w:t>
      </w:r>
      <w:r w:rsidR="00C446D7">
        <w:rPr>
          <w:rFonts w:ascii="Arial" w:eastAsiaTheme="minorEastAsia" w:hAnsi="Arial" w:cs="Arial"/>
          <w:color w:val="00B0F0"/>
          <w:sz w:val="19"/>
          <w:szCs w:val="19"/>
          <w:shd w:val="clear" w:color="auto" w:fill="FFFFFF"/>
        </w:rPr>
        <w:t xml:space="preserve"> in phase equilibria properties </w:t>
      </w:r>
      <w:r w:rsidR="003A09B8">
        <w:rPr>
          <w:rFonts w:ascii="Arial" w:eastAsiaTheme="minorEastAsia" w:hAnsi="Arial" w:cs="Arial"/>
          <w:color w:val="00B0F0"/>
          <w:sz w:val="19"/>
          <w:szCs w:val="19"/>
          <w:shd w:val="clear" w:color="auto" w:fill="FFFFFF"/>
        </w:rPr>
        <w:t xml:space="preserve">are not completely unexpected when comparing simulation </w:t>
      </w:r>
      <w:r w:rsidR="00C446D7">
        <w:rPr>
          <w:rFonts w:ascii="Arial" w:eastAsiaTheme="minorEastAsia" w:hAnsi="Arial" w:cs="Arial"/>
          <w:color w:val="00B0F0"/>
          <w:sz w:val="19"/>
          <w:szCs w:val="19"/>
          <w:shd w:val="clear" w:color="auto" w:fill="FFFFFF"/>
        </w:rPr>
        <w:t>results</w:t>
      </w:r>
      <w:r w:rsidR="003A09B8">
        <w:rPr>
          <w:rFonts w:ascii="Arial" w:eastAsiaTheme="minorEastAsia" w:hAnsi="Arial" w:cs="Arial"/>
          <w:color w:val="00B0F0"/>
          <w:sz w:val="19"/>
          <w:szCs w:val="19"/>
          <w:shd w:val="clear" w:color="auto" w:fill="FFFFFF"/>
        </w:rPr>
        <w:t xml:space="preserve"> across different</w:t>
      </w:r>
      <w:r w:rsidR="00C446D7">
        <w:rPr>
          <w:rFonts w:ascii="Arial" w:eastAsiaTheme="minorEastAsia" w:hAnsi="Arial" w:cs="Arial"/>
          <w:color w:val="00B0F0"/>
          <w:sz w:val="19"/>
          <w:szCs w:val="19"/>
          <w:shd w:val="clear" w:color="auto" w:fill="FFFFFF"/>
        </w:rPr>
        <w:t xml:space="preserve"> platforms. As the results of Weidler et al. </w:t>
      </w:r>
      <w:proofErr w:type="spellStart"/>
      <w:r w:rsidR="00C446D7">
        <w:rPr>
          <w:rFonts w:ascii="Arial" w:eastAsiaTheme="minorEastAsia" w:hAnsi="Arial" w:cs="Arial"/>
          <w:color w:val="00B0F0"/>
          <w:sz w:val="19"/>
          <w:szCs w:val="19"/>
          <w:shd w:val="clear" w:color="auto" w:fill="FFFFFF"/>
        </w:rPr>
        <w:t>were</w:t>
      </w:r>
      <w:proofErr w:type="spellEnd"/>
      <w:r w:rsidR="00C446D7">
        <w:rPr>
          <w:rFonts w:ascii="Arial" w:eastAsiaTheme="minorEastAsia" w:hAnsi="Arial" w:cs="Arial"/>
          <w:color w:val="00B0F0"/>
          <w:sz w:val="19"/>
          <w:szCs w:val="19"/>
          <w:shd w:val="clear" w:color="auto" w:fill="FFFFFF"/>
        </w:rPr>
        <w:t xml:space="preserve"> not obtained with an open-source code, we are left only to speculate as to the source of these small (</w:t>
      </w:r>
      <w:r w:rsidR="005F0217">
        <w:rPr>
          <w:rFonts w:ascii="Arial" w:eastAsiaTheme="minorEastAsia" w:hAnsi="Arial" w:cs="Arial"/>
          <w:color w:val="00B0F0"/>
          <w:sz w:val="19"/>
          <w:szCs w:val="19"/>
          <w:shd w:val="clear" w:color="auto" w:fill="FFFFFF"/>
        </w:rPr>
        <w:t>albeit</w:t>
      </w:r>
      <w:r w:rsidR="00C446D7">
        <w:rPr>
          <w:rFonts w:ascii="Arial" w:eastAsiaTheme="minorEastAsia" w:hAnsi="Arial" w:cs="Arial"/>
          <w:color w:val="00B0F0"/>
          <w:sz w:val="19"/>
          <w:szCs w:val="19"/>
          <w:shd w:val="clear" w:color="auto" w:fill="FFFFFF"/>
        </w:rPr>
        <w:t xml:space="preserve"> non-negligible) discrepancies.</w:t>
      </w:r>
      <w:commentRangeEnd w:id="20"/>
      <w:r w:rsidR="007C5576">
        <w:rPr>
          <w:rStyle w:val="CommentReference"/>
        </w:rPr>
        <w:commentReference w:id="20"/>
      </w:r>
      <w:commentRangeEnd w:id="21"/>
      <w:r w:rsidR="00A2193D">
        <w:rPr>
          <w:rStyle w:val="CommentReference"/>
        </w:rPr>
        <w:commentReference w:id="21"/>
      </w:r>
    </w:p>
    <w:p w14:paraId="38200D10" w14:textId="46E01AAB" w:rsidR="006C404B" w:rsidRDefault="00225E0F" w:rsidP="006C404B">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t>These figures have been added to the Supporting Information on pages S23 and S24:</w:t>
      </w:r>
    </w:p>
    <w:p w14:paraId="1E6BE79E" w14:textId="0318DBA6" w:rsidR="00410CFC" w:rsidRDefault="00410CFC" w:rsidP="006C404B">
      <w:pPr>
        <w:rPr>
          <w:rFonts w:ascii="Arial" w:eastAsiaTheme="minorEastAsia" w:hAnsi="Arial" w:cs="Arial"/>
          <w:color w:val="00B0F0"/>
          <w:sz w:val="19"/>
          <w:szCs w:val="19"/>
          <w:shd w:val="clear" w:color="auto" w:fill="FFFFFF"/>
        </w:rPr>
      </w:pPr>
      <w:r w:rsidRPr="00091E41">
        <w:rPr>
          <w:rFonts w:ascii="Cambria" w:hAnsi="Cambria"/>
          <w:b/>
          <w:noProof/>
          <w:u w:val="single"/>
        </w:rPr>
        <w:lastRenderedPageBreak/>
        <w:drawing>
          <wp:inline distT="0" distB="0" distL="0" distR="0" wp14:anchorId="6BAF2121" wp14:editId="19331030">
            <wp:extent cx="5943600" cy="65068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506845"/>
                    </a:xfrm>
                    <a:prstGeom prst="rect">
                      <a:avLst/>
                    </a:prstGeom>
                    <a:noFill/>
                    <a:ln>
                      <a:noFill/>
                    </a:ln>
                  </pic:spPr>
                </pic:pic>
              </a:graphicData>
            </a:graphic>
          </wp:inline>
        </w:drawing>
      </w:r>
    </w:p>
    <w:p w14:paraId="65557C33" w14:textId="1FE453CF" w:rsidR="006C404B" w:rsidRDefault="00091E41" w:rsidP="006C404B">
      <w:pPr>
        <w:rPr>
          <w:rFonts w:ascii="Arial" w:eastAsiaTheme="minorEastAsia" w:hAnsi="Arial" w:cs="Arial"/>
          <w:color w:val="00B0F0"/>
          <w:sz w:val="19"/>
          <w:szCs w:val="19"/>
          <w:shd w:val="clear" w:color="auto" w:fill="FFFFFF"/>
        </w:rPr>
      </w:pPr>
      <w:r w:rsidRPr="00091E41">
        <w:rPr>
          <w:rFonts w:ascii="Arial" w:eastAsiaTheme="minorEastAsia" w:hAnsi="Arial" w:cs="Arial"/>
          <w:noProof/>
          <w:color w:val="00B0F0"/>
          <w:sz w:val="19"/>
          <w:szCs w:val="19"/>
          <w:shd w:val="clear" w:color="auto" w:fill="FFFFFF"/>
        </w:rPr>
        <w:lastRenderedPageBreak/>
        <w:drawing>
          <wp:inline distT="0" distB="0" distL="0" distR="0" wp14:anchorId="6F13F0B4" wp14:editId="26855FA5">
            <wp:extent cx="5943600" cy="6214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214745"/>
                    </a:xfrm>
                    <a:prstGeom prst="rect">
                      <a:avLst/>
                    </a:prstGeom>
                    <a:noFill/>
                    <a:ln>
                      <a:noFill/>
                    </a:ln>
                  </pic:spPr>
                </pic:pic>
              </a:graphicData>
            </a:graphic>
          </wp:inline>
        </w:drawing>
      </w:r>
    </w:p>
    <w:p w14:paraId="519D92F3" w14:textId="07D30E81" w:rsidR="006C404B" w:rsidRDefault="006C404B" w:rsidP="00990198">
      <w:pPr>
        <w:rPr>
          <w:rFonts w:ascii="Cambria" w:hAnsi="Cambria"/>
          <w:b/>
          <w:u w:val="single"/>
        </w:rPr>
      </w:pPr>
    </w:p>
    <w:p w14:paraId="158738CC" w14:textId="3C8EE96B" w:rsidR="00990198" w:rsidRPr="006B06FC" w:rsidRDefault="00990198" w:rsidP="00990198">
      <w:pPr>
        <w:rPr>
          <w:rFonts w:ascii="Cambria" w:hAnsi="Cambria"/>
          <w:b/>
          <w:u w:val="single"/>
        </w:rPr>
      </w:pPr>
      <w:r w:rsidRPr="006B06FC">
        <w:rPr>
          <w:rFonts w:ascii="Cambria" w:hAnsi="Cambria"/>
          <w:b/>
          <w:u w:val="single"/>
        </w:rPr>
        <w:t>Comment #</w:t>
      </w:r>
      <w:r>
        <w:rPr>
          <w:rFonts w:ascii="Cambria" w:hAnsi="Cambria"/>
          <w:b/>
          <w:u w:val="single"/>
        </w:rPr>
        <w:t>5</w:t>
      </w:r>
    </w:p>
    <w:p w14:paraId="772F7D7D" w14:textId="43CF53A7" w:rsidR="00990198" w:rsidRDefault="00990198" w:rsidP="00990198">
      <w:pPr>
        <w:rPr>
          <w:rFonts w:ascii="Arial" w:hAnsi="Arial" w:cs="Arial"/>
          <w:color w:val="222222"/>
          <w:shd w:val="clear" w:color="auto" w:fill="FFFFFF"/>
        </w:rPr>
      </w:pPr>
      <w:r w:rsidRPr="00990198">
        <w:rPr>
          <w:rFonts w:ascii="Arial" w:hAnsi="Arial" w:cs="Arial"/>
          <w:color w:val="222222"/>
          <w:sz w:val="19"/>
          <w:szCs w:val="19"/>
          <w:shd w:val="clear" w:color="auto" w:fill="FFFFFF"/>
        </w:rPr>
        <w:t xml:space="preserve">page 10: the authors speak about molecule swap moves. What is meant, I guess, is insertion and deletion </w:t>
      </w:r>
      <w:proofErr w:type="gramStart"/>
      <w:r w:rsidRPr="00990198">
        <w:rPr>
          <w:rFonts w:ascii="Arial" w:hAnsi="Arial" w:cs="Arial"/>
          <w:color w:val="222222"/>
          <w:sz w:val="19"/>
          <w:szCs w:val="19"/>
          <w:shd w:val="clear" w:color="auto" w:fill="FFFFFF"/>
        </w:rPr>
        <w:t>moves</w:t>
      </w:r>
      <w:proofErr w:type="gramEnd"/>
      <w:r w:rsidRPr="00990198">
        <w:rPr>
          <w:rFonts w:ascii="Arial" w:hAnsi="Arial" w:cs="Arial"/>
          <w:color w:val="222222"/>
          <w:sz w:val="19"/>
          <w:szCs w:val="19"/>
          <w:shd w:val="clear" w:color="auto" w:fill="FFFFFF"/>
        </w:rPr>
        <w:t xml:space="preserve">. However, „swap </w:t>
      </w:r>
      <w:proofErr w:type="gramStart"/>
      <w:r w:rsidRPr="00990198">
        <w:rPr>
          <w:rFonts w:ascii="Arial" w:hAnsi="Arial" w:cs="Arial"/>
          <w:color w:val="222222"/>
          <w:sz w:val="19"/>
          <w:szCs w:val="19"/>
          <w:shd w:val="clear" w:color="auto" w:fill="FFFFFF"/>
        </w:rPr>
        <w:t>moves“ for</w:t>
      </w:r>
      <w:proofErr w:type="gramEnd"/>
      <w:r w:rsidRPr="00990198">
        <w:rPr>
          <w:rFonts w:ascii="Arial" w:hAnsi="Arial" w:cs="Arial"/>
          <w:color w:val="222222"/>
          <w:sz w:val="19"/>
          <w:szCs w:val="19"/>
          <w:shd w:val="clear" w:color="auto" w:fill="FFFFFF"/>
        </w:rPr>
        <w:t xml:space="preserve"> most readers will suggest identity swap moves often performed for efficiently sampling the N-space of mixtures. I suggest modifying the terminology.</w:t>
      </w:r>
    </w:p>
    <w:p w14:paraId="6D062DD9" w14:textId="073CABB6" w:rsidR="00990198" w:rsidRPr="006B06FC" w:rsidRDefault="00990198" w:rsidP="00990198">
      <w:pPr>
        <w:rPr>
          <w:rFonts w:ascii="Cambria" w:hAnsi="Cambria"/>
          <w:b/>
          <w:i/>
          <w:sz w:val="24"/>
        </w:rPr>
      </w:pPr>
      <w:r w:rsidRPr="006B06FC">
        <w:rPr>
          <w:b/>
          <w:i/>
          <w:color w:val="00B0F0"/>
        </w:rPr>
        <w:t>Response</w:t>
      </w:r>
      <w:r>
        <w:rPr>
          <w:b/>
          <w:i/>
          <w:color w:val="00B0F0"/>
        </w:rPr>
        <w:t xml:space="preserve"> #5</w:t>
      </w:r>
    </w:p>
    <w:p w14:paraId="308107DA" w14:textId="01C6E21F" w:rsidR="00990198" w:rsidRDefault="00990198" w:rsidP="00990198">
      <w:pPr>
        <w:rPr>
          <w:rFonts w:ascii="Arial" w:hAnsi="Arial" w:cs="Arial"/>
          <w:color w:val="00B0F0"/>
          <w:sz w:val="19"/>
          <w:szCs w:val="19"/>
          <w:shd w:val="clear" w:color="auto" w:fill="FFFFFF"/>
        </w:rPr>
      </w:pPr>
      <w:r w:rsidRPr="00990198">
        <w:rPr>
          <w:rFonts w:ascii="Arial" w:hAnsi="Arial" w:cs="Arial"/>
          <w:color w:val="00B0F0"/>
          <w:sz w:val="19"/>
          <w:szCs w:val="19"/>
          <w:shd w:val="clear" w:color="auto" w:fill="FFFFFF"/>
        </w:rPr>
        <w:t xml:space="preserve">We have </w:t>
      </w:r>
      <w:r w:rsidR="00545511">
        <w:rPr>
          <w:rFonts w:ascii="Arial" w:hAnsi="Arial" w:cs="Arial"/>
          <w:color w:val="00B0F0"/>
          <w:sz w:val="19"/>
          <w:szCs w:val="19"/>
          <w:shd w:val="clear" w:color="auto" w:fill="FFFFFF"/>
        </w:rPr>
        <w:t>replaced the</w:t>
      </w:r>
      <w:r w:rsidRPr="00990198">
        <w:rPr>
          <w:rFonts w:ascii="Arial" w:hAnsi="Arial" w:cs="Arial"/>
          <w:color w:val="00B0F0"/>
          <w:sz w:val="19"/>
          <w:szCs w:val="19"/>
          <w:shd w:val="clear" w:color="auto" w:fill="FFFFFF"/>
        </w:rPr>
        <w:t xml:space="preserve"> term “swap</w:t>
      </w:r>
      <w:r w:rsidR="00545511">
        <w:rPr>
          <w:rFonts w:ascii="Arial" w:hAnsi="Arial" w:cs="Arial"/>
          <w:color w:val="00B0F0"/>
          <w:sz w:val="19"/>
          <w:szCs w:val="19"/>
          <w:shd w:val="clear" w:color="auto" w:fill="FFFFFF"/>
        </w:rPr>
        <w:t xml:space="preserve"> moves</w:t>
      </w:r>
      <w:r w:rsidRPr="00990198">
        <w:rPr>
          <w:rFonts w:ascii="Arial" w:hAnsi="Arial" w:cs="Arial"/>
          <w:color w:val="00B0F0"/>
          <w:sz w:val="19"/>
          <w:szCs w:val="19"/>
          <w:shd w:val="clear" w:color="auto" w:fill="FFFFFF"/>
        </w:rPr>
        <w:t>”</w:t>
      </w:r>
      <w:r w:rsidR="00545511">
        <w:rPr>
          <w:rFonts w:ascii="Arial" w:hAnsi="Arial" w:cs="Arial"/>
          <w:color w:val="00B0F0"/>
          <w:sz w:val="19"/>
          <w:szCs w:val="19"/>
          <w:shd w:val="clear" w:color="auto" w:fill="FFFFFF"/>
        </w:rPr>
        <w:t xml:space="preserve"> with “insertion and deletion </w:t>
      </w:r>
      <w:proofErr w:type="gramStart"/>
      <w:r w:rsidR="00545511">
        <w:rPr>
          <w:rFonts w:ascii="Arial" w:hAnsi="Arial" w:cs="Arial"/>
          <w:color w:val="00B0F0"/>
          <w:sz w:val="19"/>
          <w:szCs w:val="19"/>
          <w:shd w:val="clear" w:color="auto" w:fill="FFFFFF"/>
        </w:rPr>
        <w:t>moves</w:t>
      </w:r>
      <w:proofErr w:type="gramEnd"/>
      <w:r w:rsidR="00545511">
        <w:rPr>
          <w:rFonts w:ascii="Arial" w:hAnsi="Arial" w:cs="Arial"/>
          <w:color w:val="00B0F0"/>
          <w:sz w:val="19"/>
          <w:szCs w:val="19"/>
          <w:shd w:val="clear" w:color="auto" w:fill="FFFFFF"/>
        </w:rPr>
        <w:t>.”</w:t>
      </w:r>
      <w:r w:rsidRPr="00990198">
        <w:rPr>
          <w:rFonts w:ascii="Arial" w:hAnsi="Arial" w:cs="Arial"/>
          <w:color w:val="00B0F0"/>
          <w:sz w:val="19"/>
          <w:szCs w:val="19"/>
          <w:shd w:val="clear" w:color="auto" w:fill="FFFFFF"/>
        </w:rPr>
        <w:t xml:space="preserve"> The text </w:t>
      </w:r>
      <w:r w:rsidR="00545511">
        <w:rPr>
          <w:rFonts w:ascii="Arial" w:hAnsi="Arial" w:cs="Arial"/>
          <w:color w:val="00B0F0"/>
          <w:sz w:val="19"/>
          <w:szCs w:val="19"/>
          <w:shd w:val="clear" w:color="auto" w:fill="FFFFFF"/>
        </w:rPr>
        <w:t xml:space="preserve">on page </w:t>
      </w:r>
      <w:r w:rsidR="006E2A6E">
        <w:rPr>
          <w:rFonts w:ascii="Arial" w:hAnsi="Arial" w:cs="Arial"/>
          <w:color w:val="00B0F0"/>
          <w:sz w:val="19"/>
          <w:szCs w:val="19"/>
          <w:shd w:val="clear" w:color="auto" w:fill="FFFFFF"/>
        </w:rPr>
        <w:t>11</w:t>
      </w:r>
      <w:r w:rsidR="00545511">
        <w:rPr>
          <w:rFonts w:ascii="Arial" w:hAnsi="Arial" w:cs="Arial"/>
          <w:color w:val="00B0F0"/>
          <w:sz w:val="19"/>
          <w:szCs w:val="19"/>
          <w:shd w:val="clear" w:color="auto" w:fill="FFFFFF"/>
        </w:rPr>
        <w:t xml:space="preserve"> </w:t>
      </w:r>
      <w:r w:rsidRPr="00990198">
        <w:rPr>
          <w:rFonts w:ascii="Arial" w:hAnsi="Arial" w:cs="Arial"/>
          <w:color w:val="00B0F0"/>
          <w:sz w:val="19"/>
          <w:szCs w:val="19"/>
          <w:shd w:val="clear" w:color="auto" w:fill="FFFFFF"/>
        </w:rPr>
        <w:t>now reads</w:t>
      </w:r>
      <w:r w:rsidR="006E2A6E">
        <w:rPr>
          <w:rFonts w:ascii="Arial" w:hAnsi="Arial" w:cs="Arial"/>
          <w:color w:val="00B0F0"/>
          <w:sz w:val="19"/>
          <w:szCs w:val="19"/>
          <w:shd w:val="clear" w:color="auto" w:fill="FFFFFF"/>
        </w:rPr>
        <w:t>:</w:t>
      </w:r>
    </w:p>
    <w:p w14:paraId="1DD432AA" w14:textId="2F82058C" w:rsidR="00545511" w:rsidRDefault="00766ECF" w:rsidP="00990198">
      <w:pPr>
        <w:rPr>
          <w:rFonts w:ascii="Arial" w:hAnsi="Arial" w:cs="Arial"/>
          <w:color w:val="222222"/>
          <w:sz w:val="19"/>
          <w:szCs w:val="19"/>
          <w:shd w:val="clear" w:color="auto" w:fill="FFFFFF"/>
        </w:rPr>
      </w:pPr>
      <w:r w:rsidRPr="00766ECF">
        <w:rPr>
          <w:rFonts w:ascii="Arial" w:hAnsi="Arial" w:cs="Arial"/>
          <w:noProof/>
          <w:color w:val="222222"/>
          <w:sz w:val="19"/>
          <w:szCs w:val="19"/>
          <w:shd w:val="clear" w:color="auto" w:fill="FFFFFF"/>
        </w:rPr>
        <w:lastRenderedPageBreak/>
        <w:drawing>
          <wp:inline distT="0" distB="0" distL="0" distR="0" wp14:anchorId="0BC62468" wp14:editId="17F0FD27">
            <wp:extent cx="5943600" cy="3435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3535"/>
                    </a:xfrm>
                    <a:prstGeom prst="rect">
                      <a:avLst/>
                    </a:prstGeom>
                    <a:noFill/>
                    <a:ln>
                      <a:noFill/>
                    </a:ln>
                  </pic:spPr>
                </pic:pic>
              </a:graphicData>
            </a:graphic>
          </wp:inline>
        </w:drawing>
      </w:r>
    </w:p>
    <w:p w14:paraId="74967CFC" w14:textId="58E8C23E" w:rsidR="00990198" w:rsidRPr="00155F48" w:rsidRDefault="00990198" w:rsidP="00990198">
      <w:pPr>
        <w:rPr>
          <w:rFonts w:ascii="Cambria" w:hAnsi="Cambria"/>
          <w:b/>
        </w:rPr>
      </w:pPr>
      <w:r w:rsidRPr="006B06FC">
        <w:rPr>
          <w:rFonts w:ascii="Cambria" w:hAnsi="Cambria"/>
          <w:b/>
          <w:u w:val="single"/>
        </w:rPr>
        <w:t>Comment #</w:t>
      </w:r>
      <w:r>
        <w:rPr>
          <w:rFonts w:ascii="Cambria" w:hAnsi="Cambria"/>
          <w:b/>
          <w:u w:val="single"/>
        </w:rPr>
        <w:t>6</w:t>
      </w:r>
      <w:r w:rsidR="00155F48">
        <w:rPr>
          <w:rFonts w:ascii="Cambria" w:hAnsi="Cambria"/>
          <w:b/>
        </w:rPr>
        <w:tab/>
      </w:r>
      <w:r w:rsidR="00155F48">
        <w:rPr>
          <w:rFonts w:ascii="Cambria" w:hAnsi="Cambria"/>
          <w:b/>
        </w:rPr>
        <w:tab/>
      </w:r>
      <w:r w:rsidR="00155F48">
        <w:rPr>
          <w:rFonts w:ascii="Cambria" w:hAnsi="Cambria"/>
          <w:b/>
        </w:rPr>
        <w:tab/>
      </w:r>
      <w:r w:rsidR="00155F48">
        <w:rPr>
          <w:rFonts w:ascii="Cambria" w:hAnsi="Cambria"/>
          <w:b/>
        </w:rPr>
        <w:tab/>
      </w:r>
    </w:p>
    <w:p w14:paraId="4C45C3FC" w14:textId="419FFA6E" w:rsidR="00990198" w:rsidRPr="00990198" w:rsidRDefault="00990198" w:rsidP="00990198">
      <w:pPr>
        <w:rPr>
          <w:rFonts w:ascii="Arial" w:hAnsi="Arial" w:cs="Arial"/>
          <w:color w:val="222222"/>
          <w:sz w:val="19"/>
          <w:szCs w:val="19"/>
          <w:shd w:val="clear" w:color="auto" w:fill="FFFFFF"/>
        </w:rPr>
      </w:pPr>
      <w:r w:rsidRPr="00990198">
        <w:rPr>
          <w:rFonts w:ascii="Arial" w:hAnsi="Arial" w:cs="Arial"/>
          <w:color w:val="222222"/>
          <w:sz w:val="19"/>
          <w:szCs w:val="19"/>
          <w:shd w:val="clear" w:color="auto" w:fill="FFFFFF"/>
        </w:rPr>
        <w:t>why is the pressure defined along a slope extrapolation? In HR-GCMC it is simply determined from the probability density function at N=0, where it the value relates to the grand canonical partition function.</w:t>
      </w:r>
    </w:p>
    <w:p w14:paraId="2B7C7EE1" w14:textId="1C9A9076" w:rsidR="00990198" w:rsidRPr="006B06FC" w:rsidRDefault="00990198" w:rsidP="00990198">
      <w:pPr>
        <w:rPr>
          <w:rFonts w:ascii="Cambria" w:hAnsi="Cambria"/>
          <w:b/>
          <w:i/>
          <w:sz w:val="24"/>
        </w:rPr>
      </w:pPr>
      <w:r w:rsidRPr="006B06FC">
        <w:rPr>
          <w:b/>
          <w:i/>
          <w:color w:val="00B0F0"/>
        </w:rPr>
        <w:t>Response</w:t>
      </w:r>
      <w:r>
        <w:rPr>
          <w:b/>
          <w:i/>
          <w:color w:val="00B0F0"/>
        </w:rPr>
        <w:t xml:space="preserve"> #6</w:t>
      </w:r>
    </w:p>
    <w:p w14:paraId="20A6DFDD" w14:textId="3D50D3B4" w:rsidR="00990198" w:rsidRDefault="00E23FA5">
      <w:pPr>
        <w:rPr>
          <w:rFonts w:ascii="Arial" w:hAnsi="Arial" w:cs="Arial"/>
          <w:color w:val="00B0F0"/>
          <w:sz w:val="19"/>
          <w:szCs w:val="19"/>
          <w:shd w:val="clear" w:color="auto" w:fill="FFFFFF"/>
        </w:rPr>
      </w:pPr>
      <w:r>
        <w:rPr>
          <w:rFonts w:ascii="Arial" w:hAnsi="Arial" w:cs="Arial"/>
          <w:color w:val="00B0F0"/>
          <w:sz w:val="19"/>
          <w:szCs w:val="19"/>
          <w:shd w:val="clear" w:color="auto" w:fill="FFFFFF"/>
        </w:rPr>
        <w:t>W</w:t>
      </w:r>
      <w:r w:rsidR="005A05AD">
        <w:rPr>
          <w:rFonts w:ascii="Arial" w:hAnsi="Arial" w:cs="Arial"/>
          <w:color w:val="00B0F0"/>
          <w:sz w:val="19"/>
          <w:szCs w:val="19"/>
          <w:shd w:val="clear" w:color="auto" w:fill="FFFFFF"/>
        </w:rPr>
        <w:t xml:space="preserve">e are utilizing the same method as Mick et al. and Soroush </w:t>
      </w:r>
      <w:proofErr w:type="spellStart"/>
      <w:r w:rsidR="005A05AD">
        <w:rPr>
          <w:rFonts w:ascii="Arial" w:hAnsi="Arial" w:cs="Arial"/>
          <w:color w:val="00B0F0"/>
          <w:sz w:val="19"/>
          <w:szCs w:val="19"/>
          <w:shd w:val="clear" w:color="auto" w:fill="FFFFFF"/>
        </w:rPr>
        <w:t>Barhaghi</w:t>
      </w:r>
      <w:proofErr w:type="spellEnd"/>
      <w:r w:rsidR="005A05AD">
        <w:rPr>
          <w:rFonts w:ascii="Arial" w:hAnsi="Arial" w:cs="Arial"/>
          <w:color w:val="00B0F0"/>
          <w:sz w:val="19"/>
          <w:szCs w:val="19"/>
          <w:shd w:val="clear" w:color="auto" w:fill="FFFFFF"/>
        </w:rPr>
        <w:t xml:space="preserve"> et al. to allow for a consistent comparison with these previous publications.</w:t>
      </w:r>
      <w:r>
        <w:rPr>
          <w:rFonts w:ascii="Arial" w:hAnsi="Arial" w:cs="Arial"/>
          <w:color w:val="00B0F0"/>
          <w:sz w:val="19"/>
          <w:szCs w:val="19"/>
          <w:shd w:val="clear" w:color="auto" w:fill="FFFFFF"/>
        </w:rPr>
        <w:t xml:space="preserve"> The reviewer is correct that some studies (e.g., Weidler et al.) determine the ideal gas limit by computing the probability density at N=0. However,</w:t>
      </w:r>
      <w:r w:rsidR="009B3871">
        <w:rPr>
          <w:rFonts w:ascii="Arial" w:hAnsi="Arial" w:cs="Arial"/>
          <w:color w:val="00B0F0"/>
          <w:sz w:val="19"/>
          <w:szCs w:val="19"/>
          <w:shd w:val="clear" w:color="auto" w:fill="FFFFFF"/>
        </w:rPr>
        <w:t xml:space="preserve"> </w:t>
      </w:r>
      <w:r>
        <w:rPr>
          <w:rFonts w:ascii="Arial" w:hAnsi="Arial" w:cs="Arial"/>
          <w:color w:val="00B0F0"/>
          <w:sz w:val="19"/>
          <w:szCs w:val="19"/>
          <w:shd w:val="clear" w:color="auto" w:fill="FFFFFF"/>
        </w:rPr>
        <w:t>b</w:t>
      </w:r>
      <w:r w:rsidR="009B3871">
        <w:rPr>
          <w:rFonts w:ascii="Arial" w:hAnsi="Arial" w:cs="Arial"/>
          <w:color w:val="00B0F0"/>
          <w:sz w:val="19"/>
          <w:szCs w:val="19"/>
          <w:shd w:val="clear" w:color="auto" w:fill="FFFFFF"/>
        </w:rPr>
        <w:t>oth methods are equally valid.</w:t>
      </w:r>
      <w:r w:rsidR="005A05AD">
        <w:rPr>
          <w:rFonts w:ascii="Arial" w:hAnsi="Arial" w:cs="Arial"/>
          <w:color w:val="00B0F0"/>
          <w:sz w:val="19"/>
          <w:szCs w:val="19"/>
          <w:shd w:val="clear" w:color="auto" w:fill="FFFFFF"/>
        </w:rPr>
        <w:t xml:space="preserve"> </w:t>
      </w:r>
      <w:r w:rsidR="005F0217">
        <w:rPr>
          <w:rFonts w:ascii="Arial" w:hAnsi="Arial" w:cs="Arial"/>
          <w:color w:val="00B0F0"/>
          <w:sz w:val="19"/>
          <w:szCs w:val="19"/>
          <w:shd w:val="clear" w:color="auto" w:fill="FFFFFF"/>
        </w:rPr>
        <w:t>Furthermore, i</w:t>
      </w:r>
      <w:r w:rsidR="005A05AD">
        <w:rPr>
          <w:rFonts w:ascii="Arial" w:hAnsi="Arial" w:cs="Arial"/>
          <w:color w:val="00B0F0"/>
          <w:sz w:val="19"/>
          <w:szCs w:val="19"/>
          <w:shd w:val="clear" w:color="auto" w:fill="FFFFFF"/>
        </w:rPr>
        <w:t xml:space="preserve">n our experience, the difference between the pressures computed with these two methods is negligible. </w:t>
      </w:r>
    </w:p>
    <w:p w14:paraId="2F70BF5F" w14:textId="3B93685C" w:rsidR="00B32BD1" w:rsidRDefault="00C446D7">
      <w:pPr>
        <w:rPr>
          <w:rFonts w:ascii="Arial" w:hAnsi="Arial" w:cs="Arial"/>
          <w:color w:val="00B0F0"/>
          <w:sz w:val="19"/>
          <w:szCs w:val="19"/>
          <w:shd w:val="clear" w:color="auto" w:fill="FFFFFF"/>
        </w:rPr>
      </w:pPr>
      <w:r>
        <w:rPr>
          <w:rFonts w:ascii="Arial" w:hAnsi="Arial" w:cs="Arial"/>
          <w:color w:val="00B0F0"/>
          <w:sz w:val="19"/>
          <w:szCs w:val="19"/>
          <w:shd w:val="clear" w:color="auto" w:fill="FFFFFF"/>
        </w:rPr>
        <w:t>For example, a</w:t>
      </w:r>
      <w:r w:rsidR="00B32BD1">
        <w:rPr>
          <w:rFonts w:ascii="Arial" w:hAnsi="Arial" w:cs="Arial"/>
          <w:color w:val="00B0F0"/>
          <w:sz w:val="19"/>
          <w:szCs w:val="19"/>
          <w:shd w:val="clear" w:color="auto" w:fill="FFFFFF"/>
        </w:rPr>
        <w:t xml:space="preserve">lthough </w:t>
      </w:r>
      <w:r w:rsidR="00970C83">
        <w:rPr>
          <w:rFonts w:ascii="Arial" w:hAnsi="Arial" w:cs="Arial"/>
          <w:color w:val="00B0F0"/>
          <w:sz w:val="19"/>
          <w:szCs w:val="19"/>
          <w:shd w:val="clear" w:color="auto" w:fill="FFFFFF"/>
        </w:rPr>
        <w:t xml:space="preserve">our </w:t>
      </w:r>
      <w:proofErr w:type="spellStart"/>
      <w:r w:rsidR="00970C83">
        <w:rPr>
          <w:rFonts w:ascii="Arial" w:hAnsi="Arial" w:cs="Arial"/>
          <w:color w:val="00B0F0"/>
          <w:sz w:val="19"/>
          <w:szCs w:val="19"/>
          <w:shd w:val="clear" w:color="auto" w:fill="FFFFFF"/>
        </w:rPr>
        <w:t>TAMie</w:t>
      </w:r>
      <w:proofErr w:type="spellEnd"/>
      <w:r w:rsidR="00970C83">
        <w:rPr>
          <w:rFonts w:ascii="Arial" w:hAnsi="Arial" w:cs="Arial"/>
          <w:color w:val="00B0F0"/>
          <w:sz w:val="19"/>
          <w:szCs w:val="19"/>
          <w:shd w:val="clear" w:color="auto" w:fill="FFFFFF"/>
        </w:rPr>
        <w:t xml:space="preserve"> </w:t>
      </w:r>
      <w:proofErr w:type="spellStart"/>
      <w:r w:rsidR="00970C83">
        <w:rPr>
          <w:rFonts w:ascii="Arial" w:hAnsi="Arial" w:cs="Arial"/>
          <w:color w:val="00B0F0"/>
          <w:sz w:val="19"/>
          <w:szCs w:val="19"/>
          <w:shd w:val="clear" w:color="auto" w:fill="FFFFFF"/>
        </w:rPr>
        <w:t>Psat</w:t>
      </w:r>
      <w:proofErr w:type="spellEnd"/>
      <w:r w:rsidR="00970C83">
        <w:rPr>
          <w:rFonts w:ascii="Arial" w:hAnsi="Arial" w:cs="Arial"/>
          <w:color w:val="00B0F0"/>
          <w:sz w:val="19"/>
          <w:szCs w:val="19"/>
          <w:shd w:val="clear" w:color="auto" w:fill="FFFFFF"/>
        </w:rPr>
        <w:t xml:space="preserve"> results disagree by 1-2% with those reported by Weidler et al. (see Comment #4), we do not attribute this to </w:t>
      </w:r>
      <w:r w:rsidR="00E23FA5">
        <w:rPr>
          <w:rFonts w:ascii="Arial" w:hAnsi="Arial" w:cs="Arial"/>
          <w:color w:val="00B0F0"/>
          <w:sz w:val="19"/>
          <w:szCs w:val="19"/>
          <w:shd w:val="clear" w:color="auto" w:fill="FFFFFF"/>
        </w:rPr>
        <w:t>the</w:t>
      </w:r>
      <w:r>
        <w:rPr>
          <w:rFonts w:ascii="Arial" w:hAnsi="Arial" w:cs="Arial"/>
          <w:color w:val="00B0F0"/>
          <w:sz w:val="19"/>
          <w:szCs w:val="19"/>
          <w:shd w:val="clear" w:color="auto" w:fill="FFFFFF"/>
        </w:rPr>
        <w:t xml:space="preserve"> method used to compute the</w:t>
      </w:r>
      <w:r w:rsidR="00E23FA5">
        <w:rPr>
          <w:rFonts w:ascii="Arial" w:hAnsi="Arial" w:cs="Arial"/>
          <w:color w:val="00B0F0"/>
          <w:sz w:val="19"/>
          <w:szCs w:val="19"/>
          <w:shd w:val="clear" w:color="auto" w:fill="FFFFFF"/>
        </w:rPr>
        <w:t xml:space="preserve"> absolute</w:t>
      </w:r>
      <w:r w:rsidR="00970C83">
        <w:rPr>
          <w:rFonts w:ascii="Arial" w:hAnsi="Arial" w:cs="Arial"/>
          <w:color w:val="00B0F0"/>
          <w:sz w:val="19"/>
          <w:szCs w:val="19"/>
          <w:shd w:val="clear" w:color="auto" w:fill="FFFFFF"/>
        </w:rPr>
        <w:t xml:space="preserve"> pressure. The discrepancy in </w:t>
      </w:r>
      <w:r>
        <w:rPr>
          <w:rFonts w:ascii="Arial" w:hAnsi="Arial" w:cs="Arial"/>
          <w:color w:val="00B0F0"/>
          <w:sz w:val="19"/>
          <w:szCs w:val="19"/>
          <w:shd w:val="clear" w:color="auto" w:fill="FFFFFF"/>
        </w:rPr>
        <w:t>vapor pressure</w:t>
      </w:r>
      <w:r w:rsidR="00970C83">
        <w:rPr>
          <w:rFonts w:ascii="Arial" w:hAnsi="Arial" w:cs="Arial"/>
          <w:color w:val="00B0F0"/>
          <w:sz w:val="19"/>
          <w:szCs w:val="19"/>
          <w:shd w:val="clear" w:color="auto" w:fill="FFFFFF"/>
        </w:rPr>
        <w:t xml:space="preserve"> is consistent with the disagreement in </w:t>
      </w:r>
      <w:r>
        <w:rPr>
          <w:rFonts w:ascii="Arial" w:hAnsi="Arial" w:cs="Arial"/>
          <w:color w:val="00B0F0"/>
          <w:sz w:val="19"/>
          <w:szCs w:val="19"/>
          <w:shd w:val="clear" w:color="auto" w:fill="FFFFFF"/>
        </w:rPr>
        <w:t>vapor density. In other words, the compressibility factor in the vapor phase is consistent between our results and those of Weidler et al. (see figure below). T</w:t>
      </w:r>
      <w:r w:rsidR="00E23FA5">
        <w:rPr>
          <w:rFonts w:ascii="Arial" w:hAnsi="Arial" w:cs="Arial"/>
          <w:color w:val="00B0F0"/>
          <w:sz w:val="19"/>
          <w:szCs w:val="19"/>
          <w:shd w:val="clear" w:color="auto" w:fill="FFFFFF"/>
        </w:rPr>
        <w:t>herefore, the ideal gas reference pressure is not the source of the discrepancy</w:t>
      </w:r>
      <w:r>
        <w:rPr>
          <w:rFonts w:ascii="Arial" w:hAnsi="Arial" w:cs="Arial"/>
          <w:color w:val="00B0F0"/>
          <w:sz w:val="19"/>
          <w:szCs w:val="19"/>
          <w:shd w:val="clear" w:color="auto" w:fill="FFFFFF"/>
        </w:rPr>
        <w:t>, rather the deviation in vapor density leads to the deviation in vapor pressure</w:t>
      </w:r>
      <w:r w:rsidR="00970C83">
        <w:rPr>
          <w:rFonts w:ascii="Arial" w:hAnsi="Arial" w:cs="Arial"/>
          <w:color w:val="00B0F0"/>
          <w:sz w:val="19"/>
          <w:szCs w:val="19"/>
          <w:shd w:val="clear" w:color="auto" w:fill="FFFFFF"/>
        </w:rPr>
        <w:t xml:space="preserve">. The following plot has been included as Figure </w:t>
      </w:r>
      <w:r w:rsidR="003200A0">
        <w:rPr>
          <w:rFonts w:ascii="Arial" w:hAnsi="Arial" w:cs="Arial"/>
          <w:color w:val="00B0F0"/>
          <w:sz w:val="19"/>
          <w:szCs w:val="19"/>
          <w:shd w:val="clear" w:color="auto" w:fill="FFFFFF"/>
        </w:rPr>
        <w:t>S11</w:t>
      </w:r>
      <w:r w:rsidR="00970C83">
        <w:rPr>
          <w:rFonts w:ascii="Arial" w:hAnsi="Arial" w:cs="Arial"/>
          <w:color w:val="00B0F0"/>
          <w:sz w:val="19"/>
          <w:szCs w:val="19"/>
          <w:shd w:val="clear" w:color="auto" w:fill="FFFFFF"/>
        </w:rPr>
        <w:t xml:space="preserve"> on page </w:t>
      </w:r>
      <w:r w:rsidR="003200A0">
        <w:rPr>
          <w:rFonts w:ascii="Arial" w:hAnsi="Arial" w:cs="Arial"/>
          <w:color w:val="00B0F0"/>
          <w:sz w:val="19"/>
          <w:szCs w:val="19"/>
          <w:shd w:val="clear" w:color="auto" w:fill="FFFFFF"/>
        </w:rPr>
        <w:t>S37</w:t>
      </w:r>
      <w:r w:rsidR="00970C83">
        <w:rPr>
          <w:rFonts w:ascii="Arial" w:hAnsi="Arial" w:cs="Arial"/>
          <w:color w:val="00B0F0"/>
          <w:sz w:val="19"/>
          <w:szCs w:val="19"/>
          <w:shd w:val="clear" w:color="auto" w:fill="FFFFFF"/>
        </w:rPr>
        <w:t xml:space="preserve"> in supporting information:</w:t>
      </w:r>
    </w:p>
    <w:p w14:paraId="39E0DA0B" w14:textId="636AB8A0" w:rsidR="00970C83" w:rsidRDefault="003200A0" w:rsidP="00E23FA5">
      <w:pPr>
        <w:jc w:val="center"/>
        <w:rPr>
          <w:rFonts w:ascii="Arial" w:hAnsi="Arial" w:cs="Arial"/>
          <w:color w:val="00B0F0"/>
          <w:sz w:val="19"/>
          <w:szCs w:val="19"/>
          <w:shd w:val="clear" w:color="auto" w:fill="FFFFFF"/>
        </w:rPr>
      </w:pPr>
      <w:r w:rsidRPr="003200A0">
        <w:rPr>
          <w:rFonts w:ascii="Arial" w:hAnsi="Arial" w:cs="Arial"/>
          <w:noProof/>
          <w:color w:val="00B0F0"/>
          <w:sz w:val="19"/>
          <w:szCs w:val="19"/>
          <w:shd w:val="clear" w:color="auto" w:fill="FFFFFF"/>
        </w:rPr>
        <w:lastRenderedPageBreak/>
        <w:drawing>
          <wp:inline distT="0" distB="0" distL="0" distR="0" wp14:anchorId="0AD5DEAD" wp14:editId="295E3291">
            <wp:extent cx="5943600" cy="7338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7338060"/>
                    </a:xfrm>
                    <a:prstGeom prst="rect">
                      <a:avLst/>
                    </a:prstGeom>
                    <a:noFill/>
                    <a:ln>
                      <a:noFill/>
                    </a:ln>
                  </pic:spPr>
                </pic:pic>
              </a:graphicData>
            </a:graphic>
          </wp:inline>
        </w:drawing>
      </w:r>
    </w:p>
    <w:p w14:paraId="67BF3082" w14:textId="77777777" w:rsidR="0072433E" w:rsidRDefault="0072433E" w:rsidP="00990198">
      <w:pPr>
        <w:rPr>
          <w:rFonts w:ascii="Cambria" w:hAnsi="Cambria"/>
          <w:b/>
          <w:u w:val="single"/>
        </w:rPr>
      </w:pPr>
    </w:p>
    <w:p w14:paraId="2E496B3A" w14:textId="77777777" w:rsidR="0072433E" w:rsidRDefault="0072433E" w:rsidP="00990198">
      <w:pPr>
        <w:rPr>
          <w:rFonts w:ascii="Cambria" w:hAnsi="Cambria"/>
          <w:b/>
          <w:u w:val="single"/>
        </w:rPr>
      </w:pPr>
    </w:p>
    <w:p w14:paraId="0506229D" w14:textId="77777777" w:rsidR="0072433E" w:rsidRDefault="0072433E" w:rsidP="00990198">
      <w:pPr>
        <w:rPr>
          <w:rFonts w:ascii="Cambria" w:hAnsi="Cambria"/>
          <w:b/>
          <w:u w:val="single"/>
        </w:rPr>
      </w:pPr>
    </w:p>
    <w:p w14:paraId="3CE6D789" w14:textId="51A36929" w:rsidR="00990198" w:rsidRPr="006B06FC" w:rsidRDefault="00E85805" w:rsidP="00990198">
      <w:pPr>
        <w:rPr>
          <w:rFonts w:ascii="Cambria" w:hAnsi="Cambria"/>
          <w:b/>
          <w:u w:val="single"/>
        </w:rPr>
      </w:pPr>
      <w:r>
        <w:rPr>
          <w:rFonts w:ascii="Cambria" w:hAnsi="Cambria"/>
          <w:b/>
          <w:u w:val="single"/>
        </w:rPr>
        <w:lastRenderedPageBreak/>
        <w:t>Comment #7</w:t>
      </w:r>
    </w:p>
    <w:p w14:paraId="23341DDC" w14:textId="77777777" w:rsidR="00E85805" w:rsidRDefault="00E85805" w:rsidP="00990198">
      <w:pPr>
        <w:rPr>
          <w:rFonts w:ascii="Arial" w:hAnsi="Arial" w:cs="Arial"/>
          <w:color w:val="222222"/>
          <w:sz w:val="19"/>
          <w:szCs w:val="19"/>
          <w:shd w:val="clear" w:color="auto" w:fill="FFFFFF"/>
        </w:rPr>
      </w:pPr>
      <w:r>
        <w:rPr>
          <w:rFonts w:ascii="Arial" w:hAnsi="Arial" w:cs="Arial"/>
          <w:color w:val="222222"/>
          <w:sz w:val="19"/>
          <w:szCs w:val="19"/>
          <w:shd w:val="clear" w:color="auto" w:fill="FFFFFF"/>
        </w:rPr>
        <w:t>Writing:</w:t>
      </w:r>
    </w:p>
    <w:p w14:paraId="5C47C9D9" w14:textId="0600D559" w:rsidR="00990198" w:rsidRPr="00E85805" w:rsidRDefault="00990198" w:rsidP="00990198">
      <w:pPr>
        <w:rPr>
          <w:rFonts w:ascii="Arial" w:hAnsi="Arial" w:cs="Arial"/>
          <w:color w:val="222222"/>
          <w:sz w:val="19"/>
          <w:szCs w:val="19"/>
          <w:shd w:val="clear" w:color="auto" w:fill="FFFFFF"/>
        </w:rPr>
      </w:pPr>
      <w:r w:rsidRPr="00990198">
        <w:rPr>
          <w:rFonts w:ascii="Arial" w:hAnsi="Arial" w:cs="Arial"/>
          <w:color w:val="222222"/>
          <w:sz w:val="19"/>
          <w:szCs w:val="19"/>
          <w:shd w:val="clear" w:color="auto" w:fill="FFFFFF"/>
        </w:rPr>
        <w:t xml:space="preserve">page 2: it is more appropriate to speak of „large number of </w:t>
      </w:r>
      <w:proofErr w:type="gramStart"/>
      <w:r w:rsidRPr="00990198">
        <w:rPr>
          <w:rFonts w:ascii="Arial" w:hAnsi="Arial" w:cs="Arial"/>
          <w:color w:val="222222"/>
          <w:sz w:val="19"/>
          <w:szCs w:val="19"/>
          <w:shd w:val="clear" w:color="auto" w:fill="FFFFFF"/>
        </w:rPr>
        <w:t>simulations“ instead</w:t>
      </w:r>
      <w:proofErr w:type="gramEnd"/>
      <w:r w:rsidRPr="00990198">
        <w:rPr>
          <w:rFonts w:ascii="Arial" w:hAnsi="Arial" w:cs="Arial"/>
          <w:color w:val="222222"/>
          <w:sz w:val="19"/>
          <w:szCs w:val="19"/>
          <w:shd w:val="clear" w:color="auto" w:fill="FFFFFF"/>
        </w:rPr>
        <w:t xml:space="preserve"> of „large amount of simulations“. Two appearances. (I think - I am not a native speaker).</w:t>
      </w:r>
    </w:p>
    <w:p w14:paraId="17223E29" w14:textId="77777777" w:rsidR="00E85805" w:rsidRPr="006B06FC" w:rsidRDefault="00E85805" w:rsidP="00E85805">
      <w:pPr>
        <w:rPr>
          <w:rFonts w:ascii="Cambria" w:hAnsi="Cambria"/>
          <w:b/>
          <w:i/>
          <w:sz w:val="24"/>
        </w:rPr>
      </w:pPr>
      <w:r w:rsidRPr="006B06FC">
        <w:rPr>
          <w:b/>
          <w:i/>
          <w:color w:val="00B0F0"/>
        </w:rPr>
        <w:t>Response</w:t>
      </w:r>
    </w:p>
    <w:p w14:paraId="07425778" w14:textId="55A2EC40" w:rsidR="00E85805" w:rsidRDefault="005B4F2A" w:rsidP="00E85805">
      <w:pPr>
        <w:rPr>
          <w:rFonts w:ascii="Arial" w:hAnsi="Arial" w:cs="Arial"/>
          <w:color w:val="222222"/>
          <w:sz w:val="19"/>
          <w:szCs w:val="19"/>
          <w:shd w:val="clear" w:color="auto" w:fill="FFFFFF"/>
        </w:rPr>
      </w:pPr>
      <w:r>
        <w:rPr>
          <w:rFonts w:ascii="Arial" w:hAnsi="Arial" w:cs="Arial"/>
          <w:color w:val="00B0F0"/>
          <w:sz w:val="19"/>
          <w:szCs w:val="19"/>
          <w:shd w:val="clear" w:color="auto" w:fill="FFFFFF"/>
        </w:rPr>
        <w:t>W</w:t>
      </w:r>
      <w:r w:rsidR="00545511">
        <w:rPr>
          <w:rFonts w:ascii="Arial" w:hAnsi="Arial" w:cs="Arial"/>
          <w:color w:val="00B0F0"/>
          <w:sz w:val="19"/>
          <w:szCs w:val="19"/>
          <w:shd w:val="clear" w:color="auto" w:fill="FFFFFF"/>
        </w:rPr>
        <w:t>e agree with the reviewer’s</w:t>
      </w:r>
      <w:r w:rsidR="00533541">
        <w:rPr>
          <w:rFonts w:ascii="Arial" w:hAnsi="Arial" w:cs="Arial"/>
          <w:color w:val="00B0F0"/>
          <w:sz w:val="19"/>
          <w:szCs w:val="19"/>
          <w:shd w:val="clear" w:color="auto" w:fill="FFFFFF"/>
        </w:rPr>
        <w:t xml:space="preserve"> grammatical correction.</w:t>
      </w:r>
      <w:r w:rsidR="00545511">
        <w:rPr>
          <w:rFonts w:ascii="Arial" w:hAnsi="Arial" w:cs="Arial"/>
          <w:color w:val="00B0F0"/>
          <w:sz w:val="19"/>
          <w:szCs w:val="19"/>
          <w:shd w:val="clear" w:color="auto" w:fill="FFFFFF"/>
        </w:rPr>
        <w:t xml:space="preserve"> </w:t>
      </w:r>
      <w:r w:rsidR="00533541">
        <w:rPr>
          <w:rFonts w:ascii="Arial" w:hAnsi="Arial" w:cs="Arial"/>
          <w:color w:val="00B0F0"/>
          <w:sz w:val="19"/>
          <w:szCs w:val="19"/>
          <w:shd w:val="clear" w:color="auto" w:fill="FFFFFF"/>
        </w:rPr>
        <w:t>We have removed b</w:t>
      </w:r>
      <w:r w:rsidR="00545511">
        <w:rPr>
          <w:rFonts w:ascii="Arial" w:hAnsi="Arial" w:cs="Arial"/>
          <w:color w:val="00B0F0"/>
          <w:sz w:val="19"/>
          <w:szCs w:val="19"/>
          <w:shd w:val="clear" w:color="auto" w:fill="FFFFFF"/>
        </w:rPr>
        <w:t>oth instances</w:t>
      </w:r>
      <w:r w:rsidR="00533541">
        <w:rPr>
          <w:rFonts w:ascii="Arial" w:hAnsi="Arial" w:cs="Arial"/>
          <w:color w:val="00B0F0"/>
          <w:sz w:val="19"/>
          <w:szCs w:val="19"/>
          <w:shd w:val="clear" w:color="auto" w:fill="FFFFFF"/>
        </w:rPr>
        <w:t xml:space="preserve"> of “large amount of simulations.”</w:t>
      </w:r>
      <w:r w:rsidR="00545511">
        <w:rPr>
          <w:rFonts w:ascii="Arial" w:hAnsi="Arial" w:cs="Arial"/>
          <w:color w:val="00B0F0"/>
          <w:sz w:val="19"/>
          <w:szCs w:val="19"/>
          <w:shd w:val="clear" w:color="auto" w:fill="FFFFFF"/>
        </w:rPr>
        <w:t xml:space="preserve"> </w:t>
      </w:r>
    </w:p>
    <w:p w14:paraId="415969C4" w14:textId="28134B74" w:rsidR="004E364E" w:rsidRDefault="00990198" w:rsidP="00990198">
      <w:pPr>
        <w:rPr>
          <w:rFonts w:ascii="Arial" w:hAnsi="Arial" w:cs="Arial"/>
          <w:color w:val="222222"/>
          <w:sz w:val="19"/>
          <w:szCs w:val="19"/>
          <w:shd w:val="clear" w:color="auto" w:fill="FFFFFF"/>
        </w:rPr>
      </w:pPr>
      <w:r w:rsidRPr="004E364E">
        <w:rPr>
          <w:rFonts w:ascii="Arial" w:hAnsi="Arial" w:cs="Arial"/>
          <w:color w:val="222222"/>
          <w:sz w:val="19"/>
          <w:szCs w:val="19"/>
          <w:shd w:val="clear" w:color="auto" w:fill="FFFFFF"/>
        </w:rPr>
        <w:t xml:space="preserve">page 13, bottom: I propose to clarify that </w:t>
      </w:r>
      <w:proofErr w:type="spellStart"/>
      <w:r w:rsidRPr="004E364E">
        <w:rPr>
          <w:rFonts w:ascii="Arial" w:hAnsi="Arial" w:cs="Arial"/>
          <w:color w:val="222222"/>
          <w:sz w:val="19"/>
          <w:szCs w:val="19"/>
          <w:shd w:val="clear" w:color="auto" w:fill="FFFFFF"/>
        </w:rPr>
        <w:t>K_</w:t>
      </w:r>
      <w:proofErr w:type="gramStart"/>
      <w:r w:rsidRPr="004E364E">
        <w:rPr>
          <w:rFonts w:ascii="Arial" w:hAnsi="Arial" w:cs="Arial"/>
          <w:color w:val="222222"/>
          <w:sz w:val="19"/>
          <w:szCs w:val="19"/>
          <w:shd w:val="clear" w:color="auto" w:fill="FFFFFF"/>
        </w:rPr>
        <w:t>snaps,i</w:t>
      </w:r>
      <w:proofErr w:type="spellEnd"/>
      <w:proofErr w:type="gramEnd"/>
      <w:r w:rsidRPr="004E364E">
        <w:rPr>
          <w:rFonts w:ascii="Arial" w:hAnsi="Arial" w:cs="Arial"/>
          <w:color w:val="222222"/>
          <w:sz w:val="19"/>
          <w:szCs w:val="19"/>
          <w:shd w:val="clear" w:color="auto" w:fill="FFFFFF"/>
        </w:rPr>
        <w:t xml:space="preserve"> denotes the number of uncorrelated configuration samples of simulation </w:t>
      </w:r>
      <w:proofErr w:type="spellStart"/>
      <w:r w:rsidRPr="004E364E">
        <w:rPr>
          <w:rFonts w:ascii="Arial" w:hAnsi="Arial" w:cs="Arial"/>
          <w:color w:val="222222"/>
          <w:sz w:val="19"/>
          <w:szCs w:val="19"/>
          <w:shd w:val="clear" w:color="auto" w:fill="FFFFFF"/>
        </w:rPr>
        <w:t>i</w:t>
      </w:r>
      <w:proofErr w:type="spellEnd"/>
      <w:r w:rsidRPr="004E364E">
        <w:rPr>
          <w:rFonts w:ascii="Arial" w:hAnsi="Arial" w:cs="Arial"/>
          <w:color w:val="222222"/>
          <w:sz w:val="19"/>
          <w:szCs w:val="19"/>
          <w:shd w:val="clear" w:color="auto" w:fill="FFFFFF"/>
        </w:rPr>
        <w:t>.</w:t>
      </w:r>
    </w:p>
    <w:p w14:paraId="25BB7C97" w14:textId="172D566E" w:rsidR="00990198" w:rsidRPr="006B06FC" w:rsidRDefault="00990198" w:rsidP="00990198">
      <w:pPr>
        <w:rPr>
          <w:rFonts w:ascii="Cambria" w:hAnsi="Cambria"/>
          <w:b/>
          <w:i/>
          <w:sz w:val="24"/>
        </w:rPr>
      </w:pPr>
      <w:r w:rsidRPr="006B06FC">
        <w:rPr>
          <w:b/>
          <w:i/>
          <w:color w:val="00B0F0"/>
        </w:rPr>
        <w:t>Response</w:t>
      </w:r>
    </w:p>
    <w:p w14:paraId="24A7862C" w14:textId="5C60B6BE" w:rsidR="00990198" w:rsidRDefault="00533541"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We have added </w:t>
      </w:r>
      <w:r w:rsidR="005923AE">
        <w:rPr>
          <w:rFonts w:ascii="Arial" w:hAnsi="Arial" w:cs="Arial"/>
          <w:color w:val="00B0F0"/>
          <w:sz w:val="19"/>
          <w:szCs w:val="19"/>
          <w:shd w:val="clear" w:color="auto" w:fill="FFFFFF"/>
        </w:rPr>
        <w:t xml:space="preserve">“uncorrelated configuration” to the description of </w:t>
      </w:r>
      <w:proofErr w:type="spellStart"/>
      <w:proofErr w:type="gramStart"/>
      <w:r w:rsidR="005923AE">
        <w:rPr>
          <w:rFonts w:ascii="Arial" w:hAnsi="Arial" w:cs="Arial"/>
          <w:color w:val="00B0F0"/>
          <w:sz w:val="19"/>
          <w:szCs w:val="19"/>
          <w:shd w:val="clear" w:color="auto" w:fill="FFFFFF"/>
        </w:rPr>
        <w:t>K</w:t>
      </w:r>
      <w:r w:rsidR="005923AE">
        <w:rPr>
          <w:rFonts w:ascii="Arial" w:hAnsi="Arial" w:cs="Arial"/>
          <w:color w:val="00B0F0"/>
          <w:sz w:val="19"/>
          <w:szCs w:val="19"/>
          <w:shd w:val="clear" w:color="auto" w:fill="FFFFFF"/>
          <w:vertAlign w:val="subscript"/>
        </w:rPr>
        <w:t>snaps</w:t>
      </w:r>
      <w:r w:rsidR="005923AE">
        <w:rPr>
          <w:rFonts w:ascii="Arial" w:hAnsi="Arial" w:cs="Arial"/>
          <w:color w:val="00B0F0"/>
          <w:sz w:val="19"/>
          <w:szCs w:val="19"/>
          <w:shd w:val="clear" w:color="auto" w:fill="FFFFFF"/>
        </w:rPr>
        <w:t>,</w:t>
      </w:r>
      <w:r w:rsidR="009B3871">
        <w:rPr>
          <w:rFonts w:ascii="Arial" w:hAnsi="Arial" w:cs="Arial"/>
          <w:color w:val="00B0F0"/>
          <w:sz w:val="19"/>
          <w:szCs w:val="19"/>
          <w:shd w:val="clear" w:color="auto" w:fill="FFFFFF"/>
        </w:rPr>
        <w:t>i</w:t>
      </w:r>
      <w:proofErr w:type="spellEnd"/>
      <w:proofErr w:type="gramEnd"/>
      <w:r w:rsidR="009B3871">
        <w:rPr>
          <w:rFonts w:ascii="Arial" w:hAnsi="Arial" w:cs="Arial"/>
          <w:color w:val="00B0F0"/>
          <w:sz w:val="19"/>
          <w:szCs w:val="19"/>
          <w:shd w:val="clear" w:color="auto" w:fill="FFFFFF"/>
        </w:rPr>
        <w:t xml:space="preserve"> on page 13:</w:t>
      </w:r>
    </w:p>
    <w:p w14:paraId="054F8878" w14:textId="0C676567" w:rsidR="009B3871" w:rsidRPr="005923AE" w:rsidRDefault="00766ECF" w:rsidP="00990198">
      <w:pPr>
        <w:rPr>
          <w:rFonts w:ascii="Arial" w:hAnsi="Arial" w:cs="Arial"/>
          <w:color w:val="00B0F0"/>
          <w:sz w:val="19"/>
          <w:szCs w:val="19"/>
          <w:shd w:val="clear" w:color="auto" w:fill="FFFFFF"/>
        </w:rPr>
      </w:pPr>
      <w:r w:rsidRPr="00766ECF">
        <w:rPr>
          <w:rFonts w:ascii="Arial" w:hAnsi="Arial" w:cs="Arial"/>
          <w:noProof/>
          <w:color w:val="00B0F0"/>
          <w:sz w:val="19"/>
          <w:szCs w:val="19"/>
          <w:shd w:val="clear" w:color="auto" w:fill="FFFFFF"/>
        </w:rPr>
        <w:drawing>
          <wp:inline distT="0" distB="0" distL="0" distR="0" wp14:anchorId="7CA5FB0E" wp14:editId="477ACE36">
            <wp:extent cx="5943600" cy="599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99440"/>
                    </a:xfrm>
                    <a:prstGeom prst="rect">
                      <a:avLst/>
                    </a:prstGeom>
                    <a:noFill/>
                    <a:ln>
                      <a:noFill/>
                    </a:ln>
                  </pic:spPr>
                </pic:pic>
              </a:graphicData>
            </a:graphic>
          </wp:inline>
        </w:drawing>
      </w:r>
    </w:p>
    <w:p w14:paraId="703C26BC" w14:textId="2D1C0FCF" w:rsidR="004E364E" w:rsidRDefault="004E364E" w:rsidP="004E364E">
      <w:pPr>
        <w:rPr>
          <w:rFonts w:ascii="Arial" w:hAnsi="Arial" w:cs="Arial"/>
          <w:color w:val="222222"/>
          <w:sz w:val="19"/>
          <w:szCs w:val="19"/>
          <w:shd w:val="clear" w:color="auto" w:fill="FFFFFF"/>
        </w:rPr>
      </w:pPr>
      <w:r w:rsidRPr="004E364E">
        <w:rPr>
          <w:rFonts w:ascii="Arial" w:hAnsi="Arial" w:cs="Arial"/>
          <w:color w:val="222222"/>
          <w:sz w:val="19"/>
          <w:szCs w:val="19"/>
          <w:shd w:val="clear" w:color="auto" w:fill="FFFFFF"/>
        </w:rPr>
        <w:t>Eq. 23: The explanation for the derivative terms (Eq.25) is given at the end of the section (page 23). I would think many readers would appreciate the explanation be moved forward to eq. 25.</w:t>
      </w:r>
    </w:p>
    <w:p w14:paraId="4201E0B1" w14:textId="40C2DDCE" w:rsidR="00E542BF" w:rsidRPr="004E364E" w:rsidRDefault="004E364E">
      <w:pPr>
        <w:rPr>
          <w:rFonts w:ascii="Cambria" w:hAnsi="Cambria"/>
          <w:b/>
          <w:i/>
          <w:sz w:val="24"/>
        </w:rPr>
      </w:pPr>
      <w:r w:rsidRPr="006B06FC">
        <w:rPr>
          <w:b/>
          <w:i/>
          <w:color w:val="00B0F0"/>
        </w:rPr>
        <w:t>Response</w:t>
      </w:r>
    </w:p>
    <w:p w14:paraId="36EAF4D5" w14:textId="77777777" w:rsidR="005B4F2A" w:rsidRPr="006B06FC" w:rsidRDefault="005B4F2A" w:rsidP="005B4F2A">
      <w:pPr>
        <w:rPr>
          <w:rFonts w:ascii="Cambria" w:hAnsi="Cambria"/>
          <w:b/>
          <w:u w:val="single"/>
        </w:rPr>
      </w:pPr>
      <w:r>
        <w:rPr>
          <w:rFonts w:ascii="Arial" w:hAnsi="Arial" w:cs="Arial"/>
          <w:color w:val="00B0F0"/>
          <w:sz w:val="19"/>
          <w:szCs w:val="19"/>
          <w:shd w:val="clear" w:color="auto" w:fill="FFFFFF"/>
        </w:rPr>
        <w:t xml:space="preserve">We tried to move Eq 25 and/or the explanation of derivatives closer to Eq 23, but </w:t>
      </w:r>
      <w:r w:rsidRPr="004E364E">
        <w:rPr>
          <w:rFonts w:ascii="Arial" w:hAnsi="Arial" w:cs="Arial"/>
          <w:color w:val="00B0F0"/>
          <w:sz w:val="19"/>
          <w:szCs w:val="19"/>
          <w:shd w:val="clear" w:color="auto" w:fill="FFFFFF"/>
        </w:rPr>
        <w:t xml:space="preserve">the discussion of weights </w:t>
      </w:r>
      <w:r>
        <w:rPr>
          <w:rFonts w:ascii="Arial" w:hAnsi="Arial" w:cs="Arial"/>
          <w:color w:val="00B0F0"/>
          <w:sz w:val="19"/>
          <w:szCs w:val="19"/>
          <w:shd w:val="clear" w:color="auto" w:fill="FFFFFF"/>
        </w:rPr>
        <w:t xml:space="preserve">would then be </w:t>
      </w:r>
      <w:r w:rsidRPr="004E364E">
        <w:rPr>
          <w:rFonts w:ascii="Arial" w:hAnsi="Arial" w:cs="Arial"/>
          <w:color w:val="00B0F0"/>
          <w:sz w:val="19"/>
          <w:szCs w:val="19"/>
          <w:shd w:val="clear" w:color="auto" w:fill="FFFFFF"/>
        </w:rPr>
        <w:t>out of place</w:t>
      </w:r>
      <w:r>
        <w:rPr>
          <w:rFonts w:ascii="Arial" w:hAnsi="Arial" w:cs="Arial"/>
          <w:color w:val="00B0F0"/>
          <w:sz w:val="19"/>
          <w:szCs w:val="19"/>
          <w:shd w:val="clear" w:color="auto" w:fill="FFFFFF"/>
        </w:rPr>
        <w:t xml:space="preserve"> as it would precede the paragraph where the weights are explained. For this reason, we did not modify the manuscript.</w:t>
      </w:r>
    </w:p>
    <w:p w14:paraId="3D692384" w14:textId="77777777" w:rsidR="004E364E" w:rsidRPr="004E364E" w:rsidRDefault="004E364E" w:rsidP="004E364E">
      <w:pPr>
        <w:rPr>
          <w:rFonts w:ascii="Arial" w:hAnsi="Arial" w:cs="Arial"/>
          <w:color w:val="222222"/>
          <w:sz w:val="19"/>
          <w:szCs w:val="19"/>
          <w:shd w:val="clear" w:color="auto" w:fill="FFFFFF"/>
        </w:rPr>
      </w:pPr>
      <w:r w:rsidRPr="004E364E">
        <w:rPr>
          <w:rFonts w:ascii="Arial" w:hAnsi="Arial" w:cs="Arial"/>
          <w:color w:val="222222"/>
          <w:sz w:val="19"/>
          <w:szCs w:val="19"/>
          <w:shd w:val="clear" w:color="auto" w:fill="FFFFFF"/>
        </w:rPr>
        <w:t xml:space="preserve">page 26: </w:t>
      </w:r>
      <w:proofErr w:type="spellStart"/>
      <w:r w:rsidRPr="004E364E">
        <w:rPr>
          <w:rFonts w:ascii="Arial" w:hAnsi="Arial" w:cs="Arial"/>
          <w:color w:val="222222"/>
          <w:sz w:val="19"/>
          <w:szCs w:val="19"/>
          <w:shd w:val="clear" w:color="auto" w:fill="FFFFFF"/>
        </w:rPr>
        <w:t>Weigler</w:t>
      </w:r>
      <w:proofErr w:type="spellEnd"/>
      <w:r w:rsidRPr="004E364E">
        <w:rPr>
          <w:rFonts w:ascii="Arial" w:hAnsi="Arial" w:cs="Arial"/>
          <w:color w:val="222222"/>
          <w:sz w:val="19"/>
          <w:szCs w:val="19"/>
          <w:shd w:val="clear" w:color="auto" w:fill="FFFFFF"/>
        </w:rPr>
        <w:t xml:space="preserve"> should read Weidler.</w:t>
      </w:r>
    </w:p>
    <w:p w14:paraId="24A10493" w14:textId="5DA927CF" w:rsidR="004E364E" w:rsidRPr="004E364E" w:rsidRDefault="004E364E" w:rsidP="004E364E">
      <w:pPr>
        <w:rPr>
          <w:rFonts w:ascii="Cambria" w:hAnsi="Cambria"/>
          <w:b/>
          <w:i/>
          <w:sz w:val="24"/>
        </w:rPr>
      </w:pPr>
      <w:r w:rsidRPr="006B06FC">
        <w:rPr>
          <w:b/>
          <w:i/>
          <w:color w:val="00B0F0"/>
        </w:rPr>
        <w:t>Response</w:t>
      </w:r>
    </w:p>
    <w:p w14:paraId="2C7A41CD" w14:textId="509EE914" w:rsidR="00E85805" w:rsidRDefault="005923AE" w:rsidP="004E36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We appreciate the reviewer’s a</w:t>
      </w:r>
      <w:r w:rsidR="0011732F">
        <w:rPr>
          <w:rFonts w:ascii="Arial" w:hAnsi="Arial" w:cs="Arial"/>
          <w:color w:val="00B0F0"/>
          <w:sz w:val="19"/>
          <w:szCs w:val="19"/>
          <w:shd w:val="clear" w:color="auto" w:fill="FFFFFF"/>
        </w:rPr>
        <w:t>ttention to detail</w:t>
      </w:r>
      <w:r>
        <w:rPr>
          <w:rFonts w:ascii="Arial" w:hAnsi="Arial" w:cs="Arial"/>
          <w:color w:val="00B0F0"/>
          <w:sz w:val="19"/>
          <w:szCs w:val="19"/>
          <w:shd w:val="clear" w:color="auto" w:fill="FFFFFF"/>
        </w:rPr>
        <w:t>. This typo has been corrected.</w:t>
      </w:r>
    </w:p>
    <w:p w14:paraId="7B609315" w14:textId="42F77F45" w:rsidR="00995C60" w:rsidRDefault="00995C60" w:rsidP="004E364E">
      <w:pPr>
        <w:rPr>
          <w:rFonts w:ascii="Arial" w:hAnsi="Arial" w:cs="Arial"/>
          <w:color w:val="00B0F0"/>
          <w:sz w:val="19"/>
          <w:szCs w:val="19"/>
          <w:shd w:val="clear" w:color="auto" w:fill="FFFFFF"/>
        </w:rPr>
      </w:pPr>
    </w:p>
    <w:p w14:paraId="2BDA509C" w14:textId="715342A4" w:rsidR="00995C60" w:rsidRDefault="00995C60" w:rsidP="004E364E">
      <w:pPr>
        <w:rPr>
          <w:rFonts w:ascii="Arial" w:hAnsi="Arial" w:cs="Arial"/>
          <w:color w:val="00B0F0"/>
          <w:sz w:val="19"/>
          <w:szCs w:val="19"/>
          <w:shd w:val="clear" w:color="auto" w:fill="FFFFFF"/>
        </w:rPr>
      </w:pPr>
    </w:p>
    <w:p w14:paraId="223082D8" w14:textId="3A185649" w:rsidR="00995C60" w:rsidRDefault="00995C60" w:rsidP="004E364E">
      <w:pPr>
        <w:rPr>
          <w:rFonts w:ascii="Arial" w:hAnsi="Arial" w:cs="Arial"/>
          <w:color w:val="00B0F0"/>
          <w:sz w:val="19"/>
          <w:szCs w:val="19"/>
          <w:shd w:val="clear" w:color="auto" w:fill="FFFFFF"/>
        </w:rPr>
      </w:pPr>
    </w:p>
    <w:p w14:paraId="52B302BD" w14:textId="387CECCB" w:rsidR="00995C60" w:rsidRDefault="00995C60" w:rsidP="004E364E">
      <w:pPr>
        <w:rPr>
          <w:rFonts w:ascii="Arial" w:hAnsi="Arial" w:cs="Arial"/>
          <w:color w:val="00B0F0"/>
          <w:sz w:val="19"/>
          <w:szCs w:val="19"/>
          <w:shd w:val="clear" w:color="auto" w:fill="FFFFFF"/>
        </w:rPr>
      </w:pPr>
    </w:p>
    <w:p w14:paraId="2B95034F" w14:textId="0EACC631" w:rsidR="00995C60" w:rsidRDefault="00995C60" w:rsidP="004E364E">
      <w:pPr>
        <w:rPr>
          <w:rFonts w:ascii="Arial" w:hAnsi="Arial" w:cs="Arial"/>
          <w:color w:val="00B0F0"/>
          <w:sz w:val="19"/>
          <w:szCs w:val="19"/>
          <w:shd w:val="clear" w:color="auto" w:fill="FFFFFF"/>
        </w:rPr>
      </w:pPr>
    </w:p>
    <w:p w14:paraId="153C0D23" w14:textId="3BD0A832" w:rsidR="00995C60" w:rsidRDefault="00995C60" w:rsidP="004E364E">
      <w:pPr>
        <w:rPr>
          <w:rFonts w:ascii="Arial" w:hAnsi="Arial" w:cs="Arial"/>
          <w:color w:val="00B0F0"/>
          <w:sz w:val="19"/>
          <w:szCs w:val="19"/>
          <w:shd w:val="clear" w:color="auto" w:fill="FFFFFF"/>
        </w:rPr>
      </w:pPr>
    </w:p>
    <w:p w14:paraId="4ED14DA5" w14:textId="4D45BF97" w:rsidR="00995C60" w:rsidRDefault="00995C60" w:rsidP="004E364E">
      <w:pPr>
        <w:rPr>
          <w:rFonts w:ascii="Arial" w:hAnsi="Arial" w:cs="Arial"/>
          <w:color w:val="00B0F0"/>
          <w:sz w:val="19"/>
          <w:szCs w:val="19"/>
          <w:shd w:val="clear" w:color="auto" w:fill="FFFFFF"/>
        </w:rPr>
      </w:pPr>
    </w:p>
    <w:p w14:paraId="07D3D2C2" w14:textId="32B3E279" w:rsidR="00766ECF" w:rsidRDefault="00766ECF" w:rsidP="004E364E">
      <w:pPr>
        <w:rPr>
          <w:rFonts w:ascii="Arial" w:hAnsi="Arial" w:cs="Arial"/>
          <w:color w:val="00B0F0"/>
          <w:sz w:val="19"/>
          <w:szCs w:val="19"/>
          <w:shd w:val="clear" w:color="auto" w:fill="FFFFFF"/>
        </w:rPr>
      </w:pPr>
    </w:p>
    <w:p w14:paraId="3A041725" w14:textId="49F8C274" w:rsidR="00766ECF" w:rsidRDefault="00766ECF" w:rsidP="004E364E">
      <w:pPr>
        <w:rPr>
          <w:rFonts w:ascii="Arial" w:hAnsi="Arial" w:cs="Arial"/>
          <w:color w:val="00B0F0"/>
          <w:sz w:val="19"/>
          <w:szCs w:val="19"/>
          <w:shd w:val="clear" w:color="auto" w:fill="FFFFFF"/>
        </w:rPr>
      </w:pPr>
    </w:p>
    <w:p w14:paraId="6748B813" w14:textId="77777777" w:rsidR="00766ECF" w:rsidRDefault="00766ECF" w:rsidP="004E364E">
      <w:pPr>
        <w:rPr>
          <w:rFonts w:ascii="Arial" w:hAnsi="Arial" w:cs="Arial"/>
          <w:color w:val="00B0F0"/>
          <w:sz w:val="19"/>
          <w:szCs w:val="19"/>
          <w:shd w:val="clear" w:color="auto" w:fill="FFFFFF"/>
        </w:rPr>
      </w:pPr>
    </w:p>
    <w:p w14:paraId="68755372" w14:textId="780F21F0" w:rsidR="00995C60" w:rsidRDefault="00995C60" w:rsidP="004E364E">
      <w:pPr>
        <w:rPr>
          <w:rFonts w:ascii="Arial" w:hAnsi="Arial" w:cs="Arial"/>
          <w:color w:val="00B0F0"/>
          <w:sz w:val="19"/>
          <w:szCs w:val="19"/>
          <w:shd w:val="clear" w:color="auto" w:fill="FFFFFF"/>
        </w:rPr>
      </w:pPr>
    </w:p>
    <w:p w14:paraId="5258E16E" w14:textId="77777777" w:rsidR="00454B8E" w:rsidRDefault="00454B8E" w:rsidP="00454B8E">
      <w:pPr>
        <w:rPr>
          <w:rFonts w:ascii="Arial" w:hAnsi="Arial" w:cs="Arial"/>
          <w:color w:val="222222"/>
          <w:sz w:val="19"/>
          <w:szCs w:val="19"/>
        </w:rPr>
      </w:pPr>
      <w:r>
        <w:rPr>
          <w:rFonts w:ascii="Cambria" w:hAnsi="Cambria"/>
          <w:sz w:val="32"/>
        </w:rPr>
        <w:lastRenderedPageBreak/>
        <w:t>Reviewer #3</w:t>
      </w:r>
      <w:r>
        <w:rPr>
          <w:rFonts w:ascii="Arial" w:hAnsi="Arial" w:cs="Arial"/>
          <w:color w:val="222222"/>
          <w:sz w:val="19"/>
          <w:szCs w:val="19"/>
        </w:rPr>
        <w:br/>
      </w:r>
      <w:r>
        <w:rPr>
          <w:rFonts w:ascii="Arial" w:hAnsi="Arial" w:cs="Arial"/>
          <w:color w:val="222222"/>
          <w:sz w:val="19"/>
          <w:szCs w:val="19"/>
        </w:rPr>
        <w:br/>
      </w:r>
      <w:r w:rsidRPr="00794499">
        <w:rPr>
          <w:rFonts w:ascii="Arial" w:hAnsi="Arial" w:cs="Arial"/>
          <w:b/>
          <w:color w:val="222222"/>
          <w:sz w:val="19"/>
          <w:szCs w:val="19"/>
          <w:shd w:val="clear" w:color="auto" w:fill="FFFFFF"/>
        </w:rPr>
        <w:t xml:space="preserve">Recommendation: </w:t>
      </w:r>
      <w:r w:rsidRPr="00012B76">
        <w:rPr>
          <w:rFonts w:ascii="Arial" w:hAnsi="Arial" w:cs="Arial"/>
          <w:b/>
          <w:color w:val="222222"/>
          <w:sz w:val="19"/>
          <w:szCs w:val="19"/>
          <w:shd w:val="clear" w:color="auto" w:fill="FFFFFF"/>
        </w:rPr>
        <w:t>Publish after minor revisions noted.</w:t>
      </w:r>
      <w:r>
        <w:rPr>
          <w:rFonts w:ascii="Arial" w:hAnsi="Arial" w:cs="Arial"/>
          <w:color w:val="222222"/>
          <w:sz w:val="19"/>
          <w:szCs w:val="19"/>
        </w:rPr>
        <w:br/>
      </w:r>
    </w:p>
    <w:p w14:paraId="218D48EA" w14:textId="113250F8" w:rsidR="00454B8E" w:rsidRPr="00454B8E" w:rsidRDefault="00454B8E" w:rsidP="00454B8E">
      <w:pPr>
        <w:rPr>
          <w:rFonts w:ascii="Arial" w:hAnsi="Arial" w:cs="Arial"/>
          <w:color w:val="222222"/>
          <w:sz w:val="19"/>
          <w:szCs w:val="19"/>
        </w:rPr>
      </w:pPr>
      <w:r w:rsidRPr="008D6A68">
        <w:rPr>
          <w:rFonts w:ascii="Cambria" w:hAnsi="Cambria"/>
          <w:b/>
          <w:u w:val="single"/>
        </w:rPr>
        <w:t>General:</w:t>
      </w:r>
    </w:p>
    <w:p w14:paraId="4432EEA9" w14:textId="22646B20" w:rsidR="00454B8E" w:rsidRPr="00454B8E" w:rsidRDefault="00454B8E" w:rsidP="00454B8E">
      <w:pPr>
        <w:rPr>
          <w:rFonts w:ascii="Arial" w:hAnsi="Arial" w:cs="Arial"/>
          <w:color w:val="222222"/>
          <w:sz w:val="19"/>
          <w:szCs w:val="19"/>
          <w:shd w:val="clear" w:color="auto" w:fill="FFFFFF"/>
        </w:rPr>
      </w:pPr>
      <w:r w:rsidRPr="00454B8E">
        <w:rPr>
          <w:rFonts w:ascii="Arial" w:hAnsi="Arial" w:cs="Arial"/>
          <w:color w:val="222222"/>
          <w:sz w:val="19"/>
          <w:szCs w:val="19"/>
          <w:shd w:val="clear" w:color="auto" w:fill="FFFFFF"/>
        </w:rPr>
        <w:t>The authors have demonstrated use of histogram-free reweighting for</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optimizing the van der Waals component of the non-bonded interactions</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for the simulation of vapor--liquid phase equilibria. This is very good</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work, and the paper is clearly written. I recommend publication of this</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work subject to minor revisions. The authors may want to consider the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following points:</w:t>
      </w:r>
    </w:p>
    <w:p w14:paraId="70FA95F8" w14:textId="77777777" w:rsidR="00454B8E" w:rsidRPr="006B06FC" w:rsidRDefault="00454B8E" w:rsidP="00454B8E">
      <w:pPr>
        <w:rPr>
          <w:rFonts w:ascii="Cambria" w:hAnsi="Cambria"/>
          <w:b/>
          <w:u w:val="single"/>
        </w:rPr>
      </w:pPr>
      <w:r w:rsidRPr="006B06FC">
        <w:rPr>
          <w:rFonts w:ascii="Cambria" w:hAnsi="Cambria"/>
          <w:b/>
          <w:u w:val="single"/>
        </w:rPr>
        <w:t>Comment #1</w:t>
      </w:r>
    </w:p>
    <w:p w14:paraId="58583D5C" w14:textId="1BFA6D48" w:rsidR="00454B8E" w:rsidRPr="00454B8E" w:rsidRDefault="00454B8E" w:rsidP="00454B8E">
      <w:pPr>
        <w:rPr>
          <w:rFonts w:ascii="Arial" w:hAnsi="Arial" w:cs="Arial"/>
          <w:color w:val="222222"/>
          <w:sz w:val="19"/>
          <w:szCs w:val="19"/>
          <w:shd w:val="clear" w:color="auto" w:fill="FFFFFF"/>
        </w:rPr>
      </w:pPr>
      <w:r w:rsidRPr="00454B8E">
        <w:rPr>
          <w:rFonts w:ascii="Arial" w:hAnsi="Arial" w:cs="Arial"/>
          <w:color w:val="222222"/>
          <w:sz w:val="19"/>
          <w:szCs w:val="19"/>
          <w:shd w:val="clear" w:color="auto" w:fill="FFFFFF"/>
        </w:rPr>
        <w:t>In figure 2, the authors perform small local variations to identify a</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slightly shifted local minima for the different molecules. Have the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authors considered performing larger variations in the scaling factor</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 xml:space="preserve">for the well-depth to check if there is an </w:t>
      </w:r>
      <w:proofErr w:type="gramStart"/>
      <w:r w:rsidRPr="00454B8E">
        <w:rPr>
          <w:rFonts w:ascii="Arial" w:hAnsi="Arial" w:cs="Arial"/>
          <w:color w:val="222222"/>
          <w:sz w:val="19"/>
          <w:szCs w:val="19"/>
          <w:shd w:val="clear" w:color="auto" w:fill="FFFFFF"/>
        </w:rPr>
        <w:t>even lower minima</w:t>
      </w:r>
      <w:proofErr w:type="gramEnd"/>
      <w:r w:rsidRPr="00454B8E">
        <w:rPr>
          <w:rFonts w:ascii="Arial" w:hAnsi="Arial" w:cs="Arial"/>
          <w:color w:val="222222"/>
          <w:sz w:val="19"/>
          <w:szCs w:val="19"/>
          <w:shd w:val="clear" w:color="auto" w:fill="FFFFFF"/>
        </w:rPr>
        <w:t xml:space="preserve"> in the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scoring (error) function? It may be useful to also show the sensitivity</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of these plots to reasonable variations in the scoring function. (Let's</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say vary the distribution of weights between liquid density and vapor</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pressure by about 10%).</w:t>
      </w:r>
    </w:p>
    <w:p w14:paraId="4C36CC69" w14:textId="77777777" w:rsidR="00454B8E" w:rsidRPr="006B06FC" w:rsidRDefault="00454B8E" w:rsidP="00454B8E">
      <w:pPr>
        <w:rPr>
          <w:rFonts w:ascii="Cambria" w:hAnsi="Cambria"/>
          <w:b/>
          <w:i/>
          <w:sz w:val="24"/>
        </w:rPr>
      </w:pPr>
      <w:r w:rsidRPr="006B06FC">
        <w:rPr>
          <w:b/>
          <w:i/>
          <w:color w:val="00B0F0"/>
        </w:rPr>
        <w:t>Response</w:t>
      </w:r>
      <w:r>
        <w:rPr>
          <w:b/>
          <w:i/>
          <w:color w:val="00B0F0"/>
        </w:rPr>
        <w:t xml:space="preserve"> #1</w:t>
      </w:r>
    </w:p>
    <w:p w14:paraId="4584864B" w14:textId="1999AB8A" w:rsidR="008E6C26" w:rsidRDefault="008F4A78" w:rsidP="00454B8E">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We appreciate the reviewer’s suggestion. </w:t>
      </w:r>
      <w:r w:rsidR="00454B8E" w:rsidRPr="00454B8E">
        <w:rPr>
          <w:rFonts w:ascii="Arial" w:hAnsi="Arial" w:cs="Arial"/>
          <w:color w:val="00B0F0"/>
          <w:sz w:val="19"/>
          <w:szCs w:val="19"/>
          <w:shd w:val="clear" w:color="auto" w:fill="FFFFFF"/>
        </w:rPr>
        <w:t xml:space="preserve">Figure 2 </w:t>
      </w:r>
      <w:r w:rsidR="004A6EBF">
        <w:rPr>
          <w:rFonts w:ascii="Arial" w:hAnsi="Arial" w:cs="Arial"/>
          <w:color w:val="00B0F0"/>
          <w:sz w:val="19"/>
          <w:szCs w:val="19"/>
          <w:shd w:val="clear" w:color="auto" w:fill="FFFFFF"/>
        </w:rPr>
        <w:t>p</w:t>
      </w:r>
      <w:r w:rsidR="00A8367E">
        <w:rPr>
          <w:rFonts w:ascii="Arial" w:hAnsi="Arial" w:cs="Arial"/>
          <w:color w:val="00B0F0"/>
          <w:sz w:val="19"/>
          <w:szCs w:val="19"/>
          <w:shd w:val="clear" w:color="auto" w:fill="FFFFFF"/>
        </w:rPr>
        <w:t>resents results from</w:t>
      </w:r>
      <w:r w:rsidR="004A6EBF">
        <w:rPr>
          <w:rFonts w:ascii="Arial" w:hAnsi="Arial" w:cs="Arial"/>
          <w:color w:val="00B0F0"/>
          <w:sz w:val="19"/>
          <w:szCs w:val="19"/>
          <w:shd w:val="clear" w:color="auto" w:fill="FFFFFF"/>
        </w:rPr>
        <w:t xml:space="preserve"> a 1-D optimization </w:t>
      </w:r>
      <w:r w:rsidR="00A8367E">
        <w:rPr>
          <w:rFonts w:ascii="Arial" w:hAnsi="Arial" w:cs="Arial"/>
          <w:color w:val="00B0F0"/>
          <w:sz w:val="19"/>
          <w:szCs w:val="19"/>
          <w:shd w:val="clear" w:color="auto" w:fill="FFFFFF"/>
        </w:rPr>
        <w:t>of a</w:t>
      </w:r>
      <w:r w:rsidR="004A6EBF">
        <w:rPr>
          <w:rFonts w:ascii="Arial" w:hAnsi="Arial" w:cs="Arial"/>
          <w:color w:val="00B0F0"/>
          <w:sz w:val="19"/>
          <w:szCs w:val="19"/>
          <w:shd w:val="clear" w:color="auto" w:fill="FFFFFF"/>
        </w:rPr>
        <w:t xml:space="preserve"> </w:t>
      </w:r>
      <w:r w:rsidR="00454B8E" w:rsidRPr="00454B8E">
        <w:rPr>
          <w:rFonts w:ascii="Arial" w:hAnsi="Arial" w:cs="Arial"/>
          <w:color w:val="00B0F0"/>
          <w:sz w:val="19"/>
          <w:szCs w:val="19"/>
          <w:shd w:val="clear" w:color="auto" w:fill="FFFFFF"/>
        </w:rPr>
        <w:t>highly pre-tuned force field</w:t>
      </w:r>
      <w:r w:rsidR="004A6EBF">
        <w:rPr>
          <w:rFonts w:ascii="Arial" w:hAnsi="Arial" w:cs="Arial"/>
          <w:color w:val="00B0F0"/>
          <w:sz w:val="19"/>
          <w:szCs w:val="19"/>
          <w:shd w:val="clear" w:color="auto" w:fill="FFFFFF"/>
        </w:rPr>
        <w:t xml:space="preserve">. Consistent with the results of Weidler et al., </w:t>
      </w:r>
      <w:r w:rsidR="00454B8E" w:rsidRPr="00454B8E">
        <w:rPr>
          <w:rFonts w:ascii="Arial" w:hAnsi="Arial" w:cs="Arial"/>
          <w:color w:val="00B0F0"/>
          <w:sz w:val="19"/>
          <w:szCs w:val="19"/>
          <w:shd w:val="clear" w:color="auto" w:fill="FFFFFF"/>
        </w:rPr>
        <w:t xml:space="preserve">the </w:t>
      </w:r>
      <w:r w:rsidR="004A6EBF">
        <w:rPr>
          <w:rFonts w:ascii="Arial" w:hAnsi="Arial" w:cs="Arial"/>
          <w:color w:val="00B0F0"/>
          <w:sz w:val="19"/>
          <w:szCs w:val="19"/>
          <w:shd w:val="clear" w:color="auto" w:fill="FFFFFF"/>
        </w:rPr>
        <w:t xml:space="preserve">magnitude of the scaling parameter </w:t>
      </w:r>
      <m:oMath>
        <m:d>
          <m:dPr>
            <m:ctrlPr>
              <w:rPr>
                <w:rFonts w:ascii="Cambria Math" w:hAnsi="Cambria Math" w:cs="Arial"/>
                <w:i/>
                <w:color w:val="00B0F0"/>
                <w:sz w:val="19"/>
                <w:szCs w:val="19"/>
                <w:shd w:val="clear" w:color="auto" w:fill="FFFFFF"/>
              </w:rPr>
            </m:ctrlPr>
          </m:dPr>
          <m:e>
            <m:r>
              <w:rPr>
                <w:rFonts w:ascii="Cambria Math" w:hAnsi="Cambria Math" w:cs="Arial"/>
                <w:color w:val="00B0F0"/>
                <w:sz w:val="19"/>
                <w:szCs w:val="19"/>
                <w:shd w:val="clear" w:color="auto" w:fill="FFFFFF"/>
              </w:rPr>
              <m:t>ψ</m:t>
            </m:r>
          </m:e>
        </m:d>
      </m:oMath>
      <w:r w:rsidR="004A6EBF">
        <w:rPr>
          <w:rFonts w:ascii="Arial" w:hAnsi="Arial" w:cs="Arial"/>
          <w:color w:val="00B0F0"/>
          <w:sz w:val="19"/>
          <w:szCs w:val="19"/>
          <w:shd w:val="clear" w:color="auto" w:fill="FFFFFF"/>
        </w:rPr>
        <w:t xml:space="preserve"> is approximately unity.</w:t>
      </w:r>
      <w:r w:rsidR="000813D4">
        <w:rPr>
          <w:rFonts w:ascii="Arial" w:hAnsi="Arial" w:cs="Arial"/>
          <w:color w:val="00B0F0"/>
          <w:sz w:val="19"/>
          <w:szCs w:val="19"/>
          <w:shd w:val="clear" w:color="auto" w:fill="FFFFFF"/>
        </w:rPr>
        <w:t xml:space="preserve"> We have also explored a wider range of </w:t>
      </w:r>
      <m:oMath>
        <m:r>
          <w:rPr>
            <w:rFonts w:ascii="Cambria Math" w:hAnsi="Cambria Math" w:cs="Arial"/>
            <w:color w:val="00B0F0"/>
            <w:sz w:val="19"/>
            <w:szCs w:val="19"/>
            <w:shd w:val="clear" w:color="auto" w:fill="FFFFFF"/>
          </w:rPr>
          <m:t>ψ</m:t>
        </m:r>
      </m:oMath>
      <w:r w:rsidR="000813D4">
        <w:rPr>
          <w:rFonts w:ascii="Arial" w:eastAsiaTheme="minorEastAsia" w:hAnsi="Arial" w:cs="Arial"/>
          <w:color w:val="00B0F0"/>
          <w:sz w:val="19"/>
          <w:szCs w:val="19"/>
          <w:shd w:val="clear" w:color="auto" w:fill="FFFFFF"/>
        </w:rPr>
        <w:t xml:space="preserve"> values, but the errors grow monotonically</w:t>
      </w:r>
      <w:r w:rsidR="00027E5C">
        <w:rPr>
          <w:rFonts w:ascii="Arial" w:eastAsiaTheme="minorEastAsia" w:hAnsi="Arial" w:cs="Arial"/>
          <w:color w:val="00B0F0"/>
          <w:sz w:val="19"/>
          <w:szCs w:val="19"/>
          <w:shd w:val="clear" w:color="auto" w:fill="FFFFFF"/>
        </w:rPr>
        <w:t xml:space="preserve"> for </w:t>
      </w:r>
      <m:oMath>
        <m:r>
          <w:rPr>
            <w:rFonts w:ascii="Cambria Math" w:eastAsiaTheme="minorEastAsia" w:hAnsi="Cambria Math" w:cs="Arial"/>
            <w:color w:val="00B0F0"/>
            <w:sz w:val="19"/>
            <w:szCs w:val="19"/>
            <w:shd w:val="clear" w:color="auto" w:fill="FFFFFF"/>
          </w:rPr>
          <m:t>ψ&gt;1</m:t>
        </m:r>
      </m:oMath>
      <w:r w:rsidR="00027E5C">
        <w:rPr>
          <w:rFonts w:ascii="Arial" w:eastAsiaTheme="minorEastAsia" w:hAnsi="Arial" w:cs="Arial"/>
          <w:color w:val="00B0F0"/>
          <w:sz w:val="19"/>
          <w:szCs w:val="19"/>
          <w:shd w:val="clear" w:color="auto" w:fill="FFFFFF"/>
        </w:rPr>
        <w:t xml:space="preserve"> and </w:t>
      </w:r>
      <m:oMath>
        <m:r>
          <w:rPr>
            <w:rFonts w:ascii="Cambria Math" w:eastAsiaTheme="minorEastAsia" w:hAnsi="Cambria Math" w:cs="Arial"/>
            <w:color w:val="00B0F0"/>
            <w:sz w:val="19"/>
            <w:szCs w:val="19"/>
            <w:shd w:val="clear" w:color="auto" w:fill="FFFFFF"/>
          </w:rPr>
          <m:t>ψ&lt;1</m:t>
        </m:r>
      </m:oMath>
      <w:r w:rsidR="000813D4">
        <w:rPr>
          <w:rFonts w:ascii="Arial" w:eastAsiaTheme="minorEastAsia" w:hAnsi="Arial" w:cs="Arial"/>
          <w:color w:val="00B0F0"/>
          <w:sz w:val="19"/>
          <w:szCs w:val="19"/>
          <w:shd w:val="clear" w:color="auto" w:fill="FFFFFF"/>
        </w:rPr>
        <w:t xml:space="preserve">. </w:t>
      </w:r>
      <w:r w:rsidR="00454B8E" w:rsidRPr="00454B8E">
        <w:rPr>
          <w:rFonts w:ascii="Arial" w:hAnsi="Arial" w:cs="Arial"/>
          <w:color w:val="00B0F0"/>
          <w:sz w:val="19"/>
          <w:szCs w:val="19"/>
          <w:shd w:val="clear" w:color="auto" w:fill="FFFFFF"/>
        </w:rPr>
        <w:t xml:space="preserve">Figures 6 and </w:t>
      </w:r>
      <w:r w:rsidR="000813D4">
        <w:rPr>
          <w:rFonts w:ascii="Arial" w:hAnsi="Arial" w:cs="Arial"/>
          <w:color w:val="00B0F0"/>
          <w:sz w:val="19"/>
          <w:szCs w:val="19"/>
          <w:shd w:val="clear" w:color="auto" w:fill="FFFFFF"/>
        </w:rPr>
        <w:t>8</w:t>
      </w:r>
      <w:r w:rsidR="00454B8E" w:rsidRPr="00454B8E">
        <w:rPr>
          <w:rFonts w:ascii="Arial" w:hAnsi="Arial" w:cs="Arial"/>
          <w:color w:val="00B0F0"/>
          <w:sz w:val="19"/>
          <w:szCs w:val="19"/>
          <w:shd w:val="clear" w:color="auto" w:fill="FFFFFF"/>
        </w:rPr>
        <w:t xml:space="preserve"> </w:t>
      </w:r>
      <w:r w:rsidR="00027E5C">
        <w:rPr>
          <w:rFonts w:ascii="Arial" w:hAnsi="Arial" w:cs="Arial"/>
          <w:color w:val="00B0F0"/>
          <w:sz w:val="19"/>
          <w:szCs w:val="19"/>
          <w:shd w:val="clear" w:color="auto" w:fill="FFFFFF"/>
        </w:rPr>
        <w:t xml:space="preserve">also </w:t>
      </w:r>
      <w:r w:rsidR="000813D4">
        <w:rPr>
          <w:rFonts w:ascii="Arial" w:hAnsi="Arial" w:cs="Arial"/>
          <w:color w:val="00B0F0"/>
          <w:sz w:val="19"/>
          <w:szCs w:val="19"/>
          <w:shd w:val="clear" w:color="auto" w:fill="FFFFFF"/>
        </w:rPr>
        <w:t xml:space="preserve">demonstrate that, over a wide range of </w:t>
      </w:r>
      <m:oMath>
        <m:r>
          <w:rPr>
            <w:rFonts w:ascii="Cambria Math" w:hAnsi="Cambria Math" w:cs="Arial"/>
            <w:color w:val="00B0F0"/>
            <w:sz w:val="19"/>
            <w:szCs w:val="19"/>
            <w:shd w:val="clear" w:color="auto" w:fill="FFFFFF"/>
          </w:rPr>
          <m:t>ϵ</m:t>
        </m:r>
      </m:oMath>
      <w:r w:rsidR="000813D4">
        <w:rPr>
          <w:rFonts w:ascii="Arial" w:eastAsiaTheme="minorEastAsia" w:hAnsi="Arial" w:cs="Arial"/>
          <w:color w:val="00B0F0"/>
          <w:sz w:val="19"/>
          <w:szCs w:val="19"/>
          <w:shd w:val="clear" w:color="auto" w:fill="FFFFFF"/>
        </w:rPr>
        <w:t xml:space="preserve"> values,</w:t>
      </w:r>
      <w:r w:rsidR="000813D4">
        <w:rPr>
          <w:rFonts w:ascii="Arial" w:hAnsi="Arial" w:cs="Arial"/>
          <w:color w:val="00B0F0"/>
          <w:sz w:val="19"/>
          <w:szCs w:val="19"/>
          <w:shd w:val="clear" w:color="auto" w:fill="FFFFFF"/>
        </w:rPr>
        <w:t xml:space="preserve"> a unique optimal value of </w:t>
      </w:r>
      <m:oMath>
        <m:r>
          <w:rPr>
            <w:rFonts w:ascii="Cambria Math" w:hAnsi="Cambria Math" w:cs="Arial"/>
            <w:color w:val="00B0F0"/>
            <w:sz w:val="19"/>
            <w:szCs w:val="19"/>
            <w:shd w:val="clear" w:color="auto" w:fill="FFFFFF"/>
          </w:rPr>
          <m:t>ϵ</m:t>
        </m:r>
      </m:oMath>
      <w:r w:rsidR="000813D4">
        <w:rPr>
          <w:rFonts w:ascii="Arial" w:eastAsiaTheme="minorEastAsia" w:hAnsi="Arial" w:cs="Arial"/>
          <w:color w:val="00B0F0"/>
          <w:sz w:val="19"/>
          <w:szCs w:val="19"/>
          <w:shd w:val="clear" w:color="auto" w:fill="FFFFFF"/>
        </w:rPr>
        <w:t xml:space="preserve"> exists for a </w:t>
      </w:r>
      <w:r w:rsidR="00027E5C">
        <w:rPr>
          <w:rFonts w:ascii="Arial" w:eastAsiaTheme="minorEastAsia" w:hAnsi="Arial" w:cs="Arial"/>
          <w:color w:val="00B0F0"/>
          <w:sz w:val="19"/>
          <w:szCs w:val="19"/>
          <w:shd w:val="clear" w:color="auto" w:fill="FFFFFF"/>
        </w:rPr>
        <w:t>given</w:t>
      </w:r>
      <w:r w:rsidR="000813D4">
        <w:rPr>
          <w:rFonts w:ascii="Arial" w:eastAsiaTheme="minorEastAsia" w:hAnsi="Arial" w:cs="Arial"/>
          <w:color w:val="00B0F0"/>
          <w:sz w:val="19"/>
          <w:szCs w:val="19"/>
          <w:shd w:val="clear" w:color="auto" w:fill="FFFFFF"/>
        </w:rPr>
        <w:t xml:space="preserve"> </w:t>
      </w:r>
      <m:oMath>
        <m:r>
          <w:rPr>
            <w:rFonts w:ascii="Cambria Math" w:eastAsiaTheme="minorEastAsia" w:hAnsi="Cambria Math" w:cs="Arial"/>
            <w:color w:val="00B0F0"/>
            <w:sz w:val="19"/>
            <w:szCs w:val="19"/>
            <w:shd w:val="clear" w:color="auto" w:fill="FFFFFF"/>
          </w:rPr>
          <m:t>σ</m:t>
        </m:r>
      </m:oMath>
      <w:r w:rsidR="000813D4">
        <w:rPr>
          <w:rFonts w:ascii="Arial" w:eastAsiaTheme="minorEastAsia" w:hAnsi="Arial" w:cs="Arial"/>
          <w:color w:val="00B0F0"/>
          <w:sz w:val="19"/>
          <w:szCs w:val="19"/>
          <w:shd w:val="clear" w:color="auto" w:fill="FFFFFF"/>
        </w:rPr>
        <w:t xml:space="preserve"> value. Therefore, we </w:t>
      </w:r>
      <w:r w:rsidR="00013C57">
        <w:rPr>
          <w:rFonts w:ascii="Arial" w:eastAsiaTheme="minorEastAsia" w:hAnsi="Arial" w:cs="Arial"/>
          <w:color w:val="00B0F0"/>
          <w:sz w:val="19"/>
          <w:szCs w:val="19"/>
          <w:shd w:val="clear" w:color="auto" w:fill="FFFFFF"/>
        </w:rPr>
        <w:t xml:space="preserve">already </w:t>
      </w:r>
      <w:r w:rsidR="000813D4">
        <w:rPr>
          <w:rFonts w:ascii="Arial" w:eastAsiaTheme="minorEastAsia" w:hAnsi="Arial" w:cs="Arial"/>
          <w:color w:val="00B0F0"/>
          <w:sz w:val="19"/>
          <w:szCs w:val="19"/>
          <w:shd w:val="clear" w:color="auto" w:fill="FFFFFF"/>
        </w:rPr>
        <w:t xml:space="preserve">have strong evidence that we have obtained the global optimal </w:t>
      </w:r>
      <m:oMath>
        <m:r>
          <w:rPr>
            <w:rFonts w:ascii="Cambria Math" w:eastAsiaTheme="minorEastAsia" w:hAnsi="Cambria Math" w:cs="Arial"/>
            <w:color w:val="00B0F0"/>
            <w:sz w:val="19"/>
            <w:szCs w:val="19"/>
            <w:shd w:val="clear" w:color="auto" w:fill="FFFFFF"/>
          </w:rPr>
          <m:t>ψ</m:t>
        </m:r>
      </m:oMath>
      <w:r w:rsidR="000813D4">
        <w:rPr>
          <w:rFonts w:ascii="Arial" w:eastAsiaTheme="minorEastAsia" w:hAnsi="Arial" w:cs="Arial"/>
          <w:color w:val="00B0F0"/>
          <w:sz w:val="19"/>
          <w:szCs w:val="19"/>
          <w:shd w:val="clear" w:color="auto" w:fill="FFFFFF"/>
        </w:rPr>
        <w:t xml:space="preserve"> values.</w:t>
      </w:r>
    </w:p>
    <w:p w14:paraId="6A020841" w14:textId="3B80728D" w:rsidR="00AE20BF" w:rsidRDefault="004A6EBF" w:rsidP="00454B8E">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 xml:space="preserve">To provide a fair assessment of the transferability of the original </w:t>
      </w:r>
      <w:proofErr w:type="spellStart"/>
      <w:r>
        <w:rPr>
          <w:rFonts w:ascii="Arial" w:hAnsi="Arial" w:cs="Arial"/>
          <w:color w:val="00B0F0"/>
          <w:sz w:val="19"/>
          <w:szCs w:val="19"/>
          <w:shd w:val="clear" w:color="auto" w:fill="FFFFFF"/>
        </w:rPr>
        <w:t>MiPPE</w:t>
      </w:r>
      <w:proofErr w:type="spellEnd"/>
      <w:r>
        <w:rPr>
          <w:rFonts w:ascii="Arial" w:hAnsi="Arial" w:cs="Arial"/>
          <w:color w:val="00B0F0"/>
          <w:sz w:val="19"/>
          <w:szCs w:val="19"/>
          <w:shd w:val="clear" w:color="auto" w:fill="FFFFFF"/>
        </w:rPr>
        <w:t xml:space="preserve"> parameter set, the scoring function (and the underlying experimental dataset) must be consistent between the </w:t>
      </w:r>
      <w:proofErr w:type="spellStart"/>
      <w:r>
        <w:rPr>
          <w:rFonts w:ascii="Arial" w:hAnsi="Arial" w:cs="Arial"/>
          <w:color w:val="00B0F0"/>
          <w:sz w:val="19"/>
          <w:szCs w:val="19"/>
          <w:shd w:val="clear" w:color="auto" w:fill="FFFFFF"/>
        </w:rPr>
        <w:t>MiPPE</w:t>
      </w:r>
      <w:proofErr w:type="spellEnd"/>
      <w:r>
        <w:rPr>
          <w:rFonts w:ascii="Arial" w:hAnsi="Arial" w:cs="Arial"/>
          <w:color w:val="00B0F0"/>
          <w:sz w:val="19"/>
          <w:szCs w:val="19"/>
          <w:shd w:val="clear" w:color="auto" w:fill="FFFFFF"/>
        </w:rPr>
        <w:t xml:space="preserve"> and the individualized </w:t>
      </w:r>
      <w:proofErr w:type="spellStart"/>
      <w:r>
        <w:rPr>
          <w:rFonts w:ascii="Arial" w:hAnsi="Arial" w:cs="Arial"/>
          <w:color w:val="00B0F0"/>
          <w:sz w:val="19"/>
          <w:szCs w:val="19"/>
          <w:shd w:val="clear" w:color="auto" w:fill="FFFFFF"/>
        </w:rPr>
        <w:t>MiPPE</w:t>
      </w:r>
      <w:proofErr w:type="spellEnd"/>
      <w:r>
        <w:rPr>
          <w:rFonts w:ascii="Arial" w:hAnsi="Arial" w:cs="Arial"/>
          <w:color w:val="00B0F0"/>
          <w:sz w:val="19"/>
          <w:szCs w:val="19"/>
          <w:shd w:val="clear" w:color="auto" w:fill="FFFFFF"/>
        </w:rPr>
        <w:t xml:space="preserve"> (</w:t>
      </w:r>
      <w:proofErr w:type="spellStart"/>
      <w:r>
        <w:rPr>
          <w:rFonts w:ascii="Arial" w:hAnsi="Arial" w:cs="Arial"/>
          <w:color w:val="00B0F0"/>
          <w:sz w:val="19"/>
          <w:szCs w:val="19"/>
          <w:shd w:val="clear" w:color="auto" w:fill="FFFFFF"/>
        </w:rPr>
        <w:t>iMiPPE</w:t>
      </w:r>
      <w:proofErr w:type="spellEnd"/>
      <w:r>
        <w:rPr>
          <w:rFonts w:ascii="Arial" w:hAnsi="Arial" w:cs="Arial"/>
          <w:color w:val="00B0F0"/>
          <w:sz w:val="19"/>
          <w:szCs w:val="19"/>
          <w:shd w:val="clear" w:color="auto" w:fill="FFFFFF"/>
        </w:rPr>
        <w:t xml:space="preserve">). Varying the weights in the scoring function would inevitably impact the optimal scaling parameter value and, therefore, most compounds would result in </w:t>
      </w:r>
      <m:oMath>
        <m:r>
          <w:rPr>
            <w:rFonts w:ascii="Cambria Math" w:hAnsi="Cambria Math" w:cs="Arial"/>
            <w:color w:val="00B0F0"/>
            <w:sz w:val="19"/>
            <w:szCs w:val="19"/>
            <w:shd w:val="clear" w:color="auto" w:fill="FFFFFF"/>
          </w:rPr>
          <m:t>ψ</m:t>
        </m:r>
        <m:r>
          <w:rPr>
            <w:rFonts w:ascii="Cambria Math" w:eastAsiaTheme="minorEastAsia" w:hAnsi="Cambria Math" w:cs="Arial"/>
            <w:color w:val="00B0F0"/>
            <w:sz w:val="19"/>
            <w:szCs w:val="19"/>
            <w:shd w:val="clear" w:color="auto" w:fill="FFFFFF"/>
          </w:rPr>
          <m:t>≠1</m:t>
        </m:r>
      </m:oMath>
      <w:r>
        <w:rPr>
          <w:rFonts w:ascii="Arial" w:eastAsiaTheme="minorEastAsia" w:hAnsi="Arial" w:cs="Arial"/>
          <w:color w:val="00B0F0"/>
          <w:sz w:val="19"/>
          <w:szCs w:val="19"/>
          <w:shd w:val="clear" w:color="auto" w:fill="FFFFFF"/>
        </w:rPr>
        <w:t xml:space="preserve">. </w:t>
      </w:r>
      <w:r w:rsidR="00E133BF">
        <w:rPr>
          <w:rFonts w:ascii="Arial" w:eastAsiaTheme="minorEastAsia" w:hAnsi="Arial" w:cs="Arial"/>
          <w:color w:val="00B0F0"/>
          <w:sz w:val="19"/>
          <w:szCs w:val="19"/>
          <w:shd w:val="clear" w:color="auto" w:fill="FFFFFF"/>
        </w:rPr>
        <w:t xml:space="preserve">This would unfairly characterize the </w:t>
      </w:r>
      <w:proofErr w:type="spellStart"/>
      <w:r w:rsidR="00E133BF">
        <w:rPr>
          <w:rFonts w:ascii="Arial" w:eastAsiaTheme="minorEastAsia" w:hAnsi="Arial" w:cs="Arial"/>
          <w:color w:val="00B0F0"/>
          <w:sz w:val="19"/>
          <w:szCs w:val="19"/>
          <w:shd w:val="clear" w:color="auto" w:fill="FFFFFF"/>
        </w:rPr>
        <w:t>MiPPE</w:t>
      </w:r>
      <w:proofErr w:type="spellEnd"/>
      <w:r w:rsidR="00E133BF">
        <w:rPr>
          <w:rFonts w:ascii="Arial" w:eastAsiaTheme="minorEastAsia" w:hAnsi="Arial" w:cs="Arial"/>
          <w:color w:val="00B0F0"/>
          <w:sz w:val="19"/>
          <w:szCs w:val="19"/>
          <w:shd w:val="clear" w:color="auto" w:fill="FFFFFF"/>
        </w:rPr>
        <w:t xml:space="preserve"> parameters as being non-transferable.</w:t>
      </w:r>
    </w:p>
    <w:p w14:paraId="0B14E097" w14:textId="77777777" w:rsidR="00D412EE" w:rsidRDefault="00AE20BF" w:rsidP="00454B8E">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t>For these reasons, no changes were made to the manuscript.</w:t>
      </w:r>
    </w:p>
    <w:p w14:paraId="0972D7B0" w14:textId="6A5F56DB" w:rsidR="00454B8E" w:rsidRPr="00155F48" w:rsidRDefault="00454B8E" w:rsidP="00454B8E">
      <w:pPr>
        <w:rPr>
          <w:rFonts w:ascii="Cambria" w:hAnsi="Cambria"/>
          <w:b/>
        </w:rPr>
      </w:pPr>
      <w:r w:rsidRPr="006B06FC">
        <w:rPr>
          <w:rFonts w:ascii="Cambria" w:hAnsi="Cambria"/>
          <w:b/>
          <w:u w:val="single"/>
        </w:rPr>
        <w:t>Comment #</w:t>
      </w:r>
      <w:r>
        <w:rPr>
          <w:rFonts w:ascii="Cambria" w:hAnsi="Cambria"/>
          <w:b/>
          <w:u w:val="single"/>
        </w:rPr>
        <w:t>2</w:t>
      </w:r>
      <w:r w:rsidR="00155F48">
        <w:rPr>
          <w:rFonts w:ascii="Cambria" w:hAnsi="Cambria"/>
          <w:b/>
        </w:rPr>
        <w:tab/>
      </w:r>
      <w:r w:rsidR="00155F48">
        <w:rPr>
          <w:rFonts w:ascii="Cambria" w:hAnsi="Cambria"/>
          <w:b/>
        </w:rPr>
        <w:tab/>
      </w:r>
      <w:r w:rsidR="00155F48">
        <w:rPr>
          <w:rFonts w:ascii="Cambria" w:hAnsi="Cambria"/>
          <w:b/>
        </w:rPr>
        <w:tab/>
      </w:r>
      <w:r w:rsidR="00155F48">
        <w:rPr>
          <w:rFonts w:ascii="Cambria" w:hAnsi="Cambria"/>
          <w:b/>
        </w:rPr>
        <w:tab/>
      </w:r>
    </w:p>
    <w:p w14:paraId="6C5E3EE3" w14:textId="4C8C8F1D" w:rsidR="00454B8E" w:rsidRPr="00454B8E" w:rsidRDefault="00454B8E" w:rsidP="00454B8E">
      <w:pPr>
        <w:rPr>
          <w:rFonts w:ascii="Arial" w:hAnsi="Arial" w:cs="Arial"/>
          <w:color w:val="222222"/>
          <w:sz w:val="19"/>
          <w:szCs w:val="19"/>
          <w:shd w:val="clear" w:color="auto" w:fill="FFFFFF"/>
        </w:rPr>
      </w:pPr>
      <w:r w:rsidRPr="00454B8E">
        <w:rPr>
          <w:rFonts w:ascii="Arial" w:hAnsi="Arial" w:cs="Arial"/>
          <w:color w:val="222222"/>
          <w:sz w:val="19"/>
          <w:szCs w:val="19"/>
          <w:shd w:val="clear" w:color="auto" w:fill="FFFFFF"/>
        </w:rPr>
        <w:t>The authors present a very clear example of cyclohexane to</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demonstrate the utility of this approach in parametrizing new force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fields. Can the authors comment on the complexity of the optimization</w:t>
      </w:r>
      <w:r w:rsidRPr="00454B8E">
        <w:rPr>
          <w:rFonts w:ascii="Arial" w:hAnsi="Arial" w:cs="Arial"/>
          <w:color w:val="222222"/>
          <w:sz w:val="19"/>
          <w:szCs w:val="19"/>
          <w:shd w:val="clear" w:color="auto" w:fill="FFFFFF"/>
        </w:rPr>
        <w:br/>
        <w:t>process when more than two parameters need to be optimized (for example,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a molecule comprising of more than one type of interaction site)?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Further, while this may</w:t>
      </w:r>
      <w:r w:rsidR="00027E5C">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be beyond the scope of this work, it may be</w:t>
      </w:r>
      <w:r w:rsidRPr="00454B8E">
        <w:rPr>
          <w:rFonts w:ascii="Arial" w:hAnsi="Arial" w:cs="Arial"/>
          <w:color w:val="222222"/>
          <w:sz w:val="19"/>
          <w:szCs w:val="19"/>
          <w:shd w:val="clear" w:color="auto" w:fill="FFFFFF"/>
        </w:rPr>
        <w:br/>
        <w:t>useful to comment on the ease/difficulty of using this approach when</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vapor--liquid equilibria of mixtures are considered as part of the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scoring function.</w:t>
      </w:r>
    </w:p>
    <w:p w14:paraId="5FDE8302" w14:textId="1C0200F1" w:rsidR="00454B8E" w:rsidRPr="006B06FC" w:rsidRDefault="00454B8E" w:rsidP="00454B8E">
      <w:pPr>
        <w:rPr>
          <w:rFonts w:ascii="Cambria" w:hAnsi="Cambria"/>
          <w:b/>
          <w:i/>
          <w:sz w:val="24"/>
        </w:rPr>
      </w:pPr>
      <w:r w:rsidRPr="006B06FC">
        <w:rPr>
          <w:b/>
          <w:i/>
          <w:color w:val="00B0F0"/>
        </w:rPr>
        <w:t>Response</w:t>
      </w:r>
      <w:r>
        <w:rPr>
          <w:b/>
          <w:i/>
          <w:color w:val="00B0F0"/>
        </w:rPr>
        <w:t xml:space="preserve"> #2</w:t>
      </w:r>
    </w:p>
    <w:p w14:paraId="575CCEE0" w14:textId="4E64C4D2" w:rsidR="003507DD" w:rsidRDefault="00027E5C" w:rsidP="00454B8E">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We agree with the reviewer that it would be beneficial to discuss how to perform the optimization for a compound with more than one united-atom site.</w:t>
      </w:r>
      <w:r w:rsidR="00C52228">
        <w:rPr>
          <w:rFonts w:ascii="Arial" w:hAnsi="Arial" w:cs="Arial"/>
          <w:color w:val="00B0F0"/>
          <w:sz w:val="19"/>
          <w:szCs w:val="19"/>
          <w:shd w:val="clear" w:color="auto" w:fill="FFFFFF"/>
        </w:rPr>
        <w:t xml:space="preserve"> The primary reason we performed a single-site optimization is that the 2-D heat maps are easy to visualize. For a higher dimensional optimization, </w:t>
      </w:r>
      <w:r w:rsidR="00C52228">
        <w:rPr>
          <w:rFonts w:ascii="Arial" w:eastAsiaTheme="minorEastAsia" w:hAnsi="Arial" w:cs="Arial"/>
          <w:color w:val="00B0F0"/>
          <w:sz w:val="19"/>
          <w:szCs w:val="19"/>
          <w:shd w:val="clear" w:color="auto" w:fill="FFFFFF"/>
        </w:rPr>
        <w:t xml:space="preserve">a grid </w:t>
      </w:r>
      <w:proofErr w:type="gramStart"/>
      <w:r w:rsidR="00C52228">
        <w:rPr>
          <w:rFonts w:ascii="Arial" w:eastAsiaTheme="minorEastAsia" w:hAnsi="Arial" w:cs="Arial"/>
          <w:color w:val="00B0F0"/>
          <w:sz w:val="19"/>
          <w:szCs w:val="19"/>
          <w:shd w:val="clear" w:color="auto" w:fill="FFFFFF"/>
        </w:rPr>
        <w:t>search based</w:t>
      </w:r>
      <w:proofErr w:type="gramEnd"/>
      <w:r w:rsidR="00C52228">
        <w:rPr>
          <w:rFonts w:ascii="Arial" w:eastAsiaTheme="minorEastAsia" w:hAnsi="Arial" w:cs="Arial"/>
          <w:color w:val="00B0F0"/>
          <w:sz w:val="19"/>
          <w:szCs w:val="19"/>
          <w:shd w:val="clear" w:color="auto" w:fill="FFFFFF"/>
        </w:rPr>
        <w:t xml:space="preserve"> scheme would likely no longer be feasible. </w:t>
      </w:r>
    </w:p>
    <w:p w14:paraId="2A65FAAA" w14:textId="1A2E4463" w:rsidR="00454B8E" w:rsidRDefault="00CA3193" w:rsidP="00454B8E">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t>More importantly, the GCMC-MBAR analysis would be unchanged. I</w:t>
      </w:r>
      <w:r w:rsidR="00C52228">
        <w:rPr>
          <w:rFonts w:ascii="Arial" w:eastAsiaTheme="minorEastAsia" w:hAnsi="Arial" w:cs="Arial"/>
          <w:color w:val="00B0F0"/>
          <w:sz w:val="19"/>
          <w:szCs w:val="19"/>
          <w:shd w:val="clear" w:color="auto" w:fill="FFFFFF"/>
        </w:rPr>
        <w:t>f employing basis functions,</w:t>
      </w:r>
      <w:r>
        <w:rPr>
          <w:rFonts w:ascii="Arial" w:eastAsiaTheme="minorEastAsia" w:hAnsi="Arial" w:cs="Arial"/>
          <w:color w:val="00B0F0"/>
          <w:sz w:val="19"/>
          <w:szCs w:val="19"/>
          <w:shd w:val="clear" w:color="auto" w:fill="FFFFFF"/>
        </w:rPr>
        <w:t xml:space="preserve"> however,</w:t>
      </w:r>
      <w:r w:rsidR="00C52228">
        <w:rPr>
          <w:rFonts w:ascii="Arial" w:eastAsiaTheme="minorEastAsia" w:hAnsi="Arial" w:cs="Arial"/>
          <w:color w:val="00B0F0"/>
          <w:sz w:val="19"/>
          <w:szCs w:val="19"/>
          <w:shd w:val="clear" w:color="auto" w:fill="FFFFFF"/>
        </w:rPr>
        <w:t xml:space="preserve"> </w:t>
      </w:r>
      <w:r w:rsidR="00C52228">
        <w:rPr>
          <w:rFonts w:ascii="Arial" w:hAnsi="Arial" w:cs="Arial"/>
          <w:color w:val="00B0F0"/>
          <w:sz w:val="19"/>
          <w:szCs w:val="19"/>
          <w:shd w:val="clear" w:color="auto" w:fill="FFFFFF"/>
        </w:rPr>
        <w:t xml:space="preserve">additional </w:t>
      </w:r>
      <w:r w:rsidR="00027E5C">
        <w:rPr>
          <w:rFonts w:ascii="Arial" w:hAnsi="Arial" w:cs="Arial"/>
          <w:color w:val="00B0F0"/>
          <w:sz w:val="19"/>
          <w:szCs w:val="19"/>
          <w:shd w:val="clear" w:color="auto" w:fill="FFFFFF"/>
        </w:rPr>
        <w:t xml:space="preserve">basis functions would need to be computed for </w:t>
      </w:r>
      <w:r w:rsidR="00C52228">
        <w:rPr>
          <w:rFonts w:ascii="Arial" w:hAnsi="Arial" w:cs="Arial"/>
          <w:color w:val="00B0F0"/>
          <w:sz w:val="19"/>
          <w:szCs w:val="19"/>
          <w:shd w:val="clear" w:color="auto" w:fill="FFFFFF"/>
        </w:rPr>
        <w:t>each</w:t>
      </w:r>
      <w:r w:rsidR="00027E5C">
        <w:rPr>
          <w:rFonts w:ascii="Arial" w:hAnsi="Arial" w:cs="Arial"/>
          <w:color w:val="00B0F0"/>
          <w:sz w:val="19"/>
          <w:szCs w:val="19"/>
          <w:shd w:val="clear" w:color="auto" w:fill="FFFFFF"/>
        </w:rPr>
        <w:t xml:space="preserve"> of the </w:t>
      </w:r>
      <m:oMath>
        <m:r>
          <w:rPr>
            <w:rFonts w:ascii="Cambria Math" w:hAnsi="Cambria Math" w:cs="Arial"/>
            <w:color w:val="00B0F0"/>
            <w:sz w:val="19"/>
            <w:szCs w:val="19"/>
            <w:shd w:val="clear" w:color="auto" w:fill="FFFFFF"/>
          </w:rPr>
          <m:t xml:space="preserve">ii </m:t>
        </m:r>
      </m:oMath>
      <w:r w:rsidR="00027E5C">
        <w:rPr>
          <w:rFonts w:ascii="Arial" w:eastAsiaTheme="minorEastAsia" w:hAnsi="Arial" w:cs="Arial"/>
          <w:color w:val="00B0F0"/>
          <w:sz w:val="19"/>
          <w:szCs w:val="19"/>
          <w:shd w:val="clear" w:color="auto" w:fill="FFFFFF"/>
        </w:rPr>
        <w:t xml:space="preserve">and </w:t>
      </w:r>
      <m:oMath>
        <m:r>
          <w:rPr>
            <w:rFonts w:ascii="Cambria Math" w:eastAsiaTheme="minorEastAsia" w:hAnsi="Cambria Math" w:cs="Arial"/>
            <w:color w:val="00B0F0"/>
            <w:sz w:val="19"/>
            <w:szCs w:val="19"/>
            <w:shd w:val="clear" w:color="auto" w:fill="FFFFFF"/>
          </w:rPr>
          <m:t>ij</m:t>
        </m:r>
      </m:oMath>
      <w:r w:rsidR="00027E5C">
        <w:rPr>
          <w:rFonts w:ascii="Arial" w:eastAsiaTheme="minorEastAsia" w:hAnsi="Arial" w:cs="Arial"/>
          <w:color w:val="00B0F0"/>
          <w:sz w:val="19"/>
          <w:szCs w:val="19"/>
          <w:shd w:val="clear" w:color="auto" w:fill="FFFFFF"/>
        </w:rPr>
        <w:t xml:space="preserve"> </w:t>
      </w:r>
      <w:r w:rsidR="00C52228">
        <w:rPr>
          <w:rFonts w:ascii="Arial" w:eastAsiaTheme="minorEastAsia" w:hAnsi="Arial" w:cs="Arial"/>
          <w:color w:val="00B0F0"/>
          <w:sz w:val="19"/>
          <w:szCs w:val="19"/>
          <w:shd w:val="clear" w:color="auto" w:fill="FFFFFF"/>
        </w:rPr>
        <w:t xml:space="preserve">pair </w:t>
      </w:r>
      <w:r w:rsidR="00027E5C">
        <w:rPr>
          <w:rFonts w:ascii="Arial" w:eastAsiaTheme="minorEastAsia" w:hAnsi="Arial" w:cs="Arial"/>
          <w:color w:val="00B0F0"/>
          <w:sz w:val="19"/>
          <w:szCs w:val="19"/>
          <w:shd w:val="clear" w:color="auto" w:fill="FFFFFF"/>
        </w:rPr>
        <w:t>interactions.</w:t>
      </w:r>
      <w:r w:rsidR="003507DD">
        <w:rPr>
          <w:rFonts w:ascii="Arial" w:eastAsiaTheme="minorEastAsia" w:hAnsi="Arial" w:cs="Arial"/>
          <w:color w:val="00B0F0"/>
          <w:sz w:val="19"/>
          <w:szCs w:val="19"/>
          <w:shd w:val="clear" w:color="auto" w:fill="FFFFFF"/>
        </w:rPr>
        <w:t xml:space="preserve"> The addition of </w:t>
      </w:r>
      <w:proofErr w:type="spellStart"/>
      <w:r w:rsidR="003507DD">
        <w:rPr>
          <w:rFonts w:ascii="Arial" w:eastAsiaTheme="minorEastAsia" w:hAnsi="Arial" w:cs="Arial"/>
          <w:color w:val="00B0F0"/>
          <w:sz w:val="19"/>
          <w:szCs w:val="19"/>
          <w:shd w:val="clear" w:color="auto" w:fill="FFFFFF"/>
        </w:rPr>
        <w:t>basis</w:t>
      </w:r>
      <w:proofErr w:type="spellEnd"/>
      <w:r w:rsidR="003507DD">
        <w:rPr>
          <w:rFonts w:ascii="Arial" w:eastAsiaTheme="minorEastAsia" w:hAnsi="Arial" w:cs="Arial"/>
          <w:color w:val="00B0F0"/>
          <w:sz w:val="19"/>
          <w:szCs w:val="19"/>
          <w:shd w:val="clear" w:color="auto" w:fill="FFFFFF"/>
        </w:rPr>
        <w:t xml:space="preserve"> functions does not significantly increase computational costs </w:t>
      </w:r>
      <w:r w:rsidR="005F0217">
        <w:rPr>
          <w:rFonts w:ascii="Arial" w:eastAsiaTheme="minorEastAsia" w:hAnsi="Arial" w:cs="Arial"/>
          <w:color w:val="00B0F0"/>
          <w:sz w:val="19"/>
          <w:szCs w:val="19"/>
          <w:shd w:val="clear" w:color="auto" w:fill="FFFFFF"/>
        </w:rPr>
        <w:t>and</w:t>
      </w:r>
      <w:r w:rsidR="003507DD">
        <w:rPr>
          <w:rFonts w:ascii="Arial" w:eastAsiaTheme="minorEastAsia" w:hAnsi="Arial" w:cs="Arial"/>
          <w:color w:val="00B0F0"/>
          <w:sz w:val="19"/>
          <w:szCs w:val="19"/>
          <w:shd w:val="clear" w:color="auto" w:fill="FFFFFF"/>
        </w:rPr>
        <w:t xml:space="preserve"> the memory load</w:t>
      </w:r>
      <w:r w:rsidR="005F0217">
        <w:rPr>
          <w:rFonts w:ascii="Arial" w:eastAsiaTheme="minorEastAsia" w:hAnsi="Arial" w:cs="Arial"/>
          <w:color w:val="00B0F0"/>
          <w:sz w:val="19"/>
          <w:szCs w:val="19"/>
          <w:shd w:val="clear" w:color="auto" w:fill="FFFFFF"/>
        </w:rPr>
        <w:t xml:space="preserve"> is still much less than </w:t>
      </w:r>
      <w:r w:rsidR="005F0217">
        <w:rPr>
          <w:rFonts w:ascii="Arial" w:eastAsiaTheme="minorEastAsia" w:hAnsi="Arial" w:cs="Arial"/>
          <w:color w:val="00B0F0"/>
          <w:sz w:val="19"/>
          <w:szCs w:val="19"/>
          <w:shd w:val="clear" w:color="auto" w:fill="FFFFFF"/>
        </w:rPr>
        <w:lastRenderedPageBreak/>
        <w:t>storing configurations</w:t>
      </w:r>
      <w:r w:rsidR="003507DD">
        <w:rPr>
          <w:rFonts w:ascii="Arial" w:eastAsiaTheme="minorEastAsia" w:hAnsi="Arial" w:cs="Arial"/>
          <w:color w:val="00B0F0"/>
          <w:sz w:val="19"/>
          <w:szCs w:val="19"/>
          <w:shd w:val="clear" w:color="auto" w:fill="FFFFFF"/>
        </w:rPr>
        <w:t>.</w:t>
      </w:r>
      <w:r w:rsidR="00027E5C">
        <w:rPr>
          <w:rFonts w:ascii="Arial" w:eastAsiaTheme="minorEastAsia" w:hAnsi="Arial" w:cs="Arial"/>
          <w:color w:val="00B0F0"/>
          <w:sz w:val="19"/>
          <w:szCs w:val="19"/>
          <w:shd w:val="clear" w:color="auto" w:fill="FFFFFF"/>
        </w:rPr>
        <w:t xml:space="preserve"> To assist future application of this approach, the following </w:t>
      </w:r>
      <w:r w:rsidR="00180647">
        <w:rPr>
          <w:rFonts w:ascii="Arial" w:eastAsiaTheme="minorEastAsia" w:hAnsi="Arial" w:cs="Arial"/>
          <w:color w:val="00B0F0"/>
          <w:sz w:val="19"/>
          <w:szCs w:val="19"/>
          <w:shd w:val="clear" w:color="auto" w:fill="FFFFFF"/>
        </w:rPr>
        <w:t>paragraph</w:t>
      </w:r>
      <w:r w:rsidR="00027E5C">
        <w:rPr>
          <w:rFonts w:ascii="Arial" w:eastAsiaTheme="minorEastAsia" w:hAnsi="Arial" w:cs="Arial"/>
          <w:color w:val="00B0F0"/>
          <w:sz w:val="19"/>
          <w:szCs w:val="19"/>
          <w:shd w:val="clear" w:color="auto" w:fill="FFFFFF"/>
        </w:rPr>
        <w:t xml:space="preserve"> has been added to page </w:t>
      </w:r>
      <w:r w:rsidR="00C96CF4">
        <w:rPr>
          <w:rFonts w:ascii="Arial" w:eastAsiaTheme="minorEastAsia" w:hAnsi="Arial" w:cs="Arial"/>
          <w:color w:val="00B0F0"/>
          <w:sz w:val="19"/>
          <w:szCs w:val="19"/>
          <w:shd w:val="clear" w:color="auto" w:fill="FFFFFF"/>
        </w:rPr>
        <w:t>42</w:t>
      </w:r>
      <w:r w:rsidR="00027E5C">
        <w:rPr>
          <w:rFonts w:ascii="Arial" w:eastAsiaTheme="minorEastAsia" w:hAnsi="Arial" w:cs="Arial"/>
          <w:color w:val="00B0F0"/>
          <w:sz w:val="19"/>
          <w:szCs w:val="19"/>
          <w:shd w:val="clear" w:color="auto" w:fill="FFFFFF"/>
        </w:rPr>
        <w:t>:</w:t>
      </w:r>
    </w:p>
    <w:p w14:paraId="32B65431" w14:textId="3672BEC7" w:rsidR="00B82B77" w:rsidRDefault="00766ECF" w:rsidP="00454B8E">
      <w:pPr>
        <w:rPr>
          <w:rFonts w:ascii="Arial" w:hAnsi="Arial" w:cs="Arial"/>
          <w:color w:val="00B0F0"/>
          <w:sz w:val="19"/>
          <w:szCs w:val="19"/>
          <w:shd w:val="clear" w:color="auto" w:fill="FFFFFF"/>
        </w:rPr>
      </w:pPr>
      <w:r w:rsidRPr="00766ECF">
        <w:rPr>
          <w:rFonts w:ascii="Arial" w:hAnsi="Arial" w:cs="Arial"/>
          <w:noProof/>
          <w:color w:val="00B0F0"/>
          <w:sz w:val="19"/>
          <w:szCs w:val="19"/>
          <w:shd w:val="clear" w:color="auto" w:fill="FFFFFF"/>
        </w:rPr>
        <w:drawing>
          <wp:inline distT="0" distB="0" distL="0" distR="0" wp14:anchorId="26607DA6" wp14:editId="44601E2F">
            <wp:extent cx="5943600" cy="27222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22245"/>
                    </a:xfrm>
                    <a:prstGeom prst="rect">
                      <a:avLst/>
                    </a:prstGeom>
                    <a:noFill/>
                    <a:ln>
                      <a:noFill/>
                    </a:ln>
                  </pic:spPr>
                </pic:pic>
              </a:graphicData>
            </a:graphic>
          </wp:inline>
        </w:drawing>
      </w:r>
    </w:p>
    <w:p w14:paraId="6B0D99A1" w14:textId="434966F4" w:rsidR="00766ECF" w:rsidRDefault="00766ECF" w:rsidP="00454B8E">
      <w:pPr>
        <w:rPr>
          <w:rFonts w:ascii="Arial" w:hAnsi="Arial" w:cs="Arial"/>
          <w:color w:val="00B0F0"/>
          <w:sz w:val="19"/>
          <w:szCs w:val="19"/>
          <w:shd w:val="clear" w:color="auto" w:fill="FFFFFF"/>
        </w:rPr>
      </w:pPr>
      <w:r w:rsidRPr="00766ECF">
        <w:rPr>
          <w:rFonts w:ascii="Arial" w:hAnsi="Arial" w:cs="Arial"/>
          <w:noProof/>
          <w:color w:val="00B0F0"/>
          <w:sz w:val="19"/>
          <w:szCs w:val="19"/>
          <w:shd w:val="clear" w:color="auto" w:fill="FFFFFF"/>
        </w:rPr>
        <w:drawing>
          <wp:inline distT="0" distB="0" distL="0" distR="0" wp14:anchorId="33AE726E" wp14:editId="73CB2B47">
            <wp:extent cx="5943600" cy="8578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857885"/>
                    </a:xfrm>
                    <a:prstGeom prst="rect">
                      <a:avLst/>
                    </a:prstGeom>
                    <a:noFill/>
                    <a:ln>
                      <a:noFill/>
                    </a:ln>
                  </pic:spPr>
                </pic:pic>
              </a:graphicData>
            </a:graphic>
          </wp:inline>
        </w:drawing>
      </w:r>
    </w:p>
    <w:p w14:paraId="2462B997" w14:textId="3A91300E" w:rsidR="00027E5C" w:rsidRDefault="00027E5C" w:rsidP="00454B8E">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We agree with the reviewer that including mixtures in the scoring function </w:t>
      </w:r>
      <w:r w:rsidR="006C559A">
        <w:rPr>
          <w:rFonts w:ascii="Arial" w:hAnsi="Arial" w:cs="Arial"/>
          <w:color w:val="00B0F0"/>
          <w:sz w:val="19"/>
          <w:szCs w:val="19"/>
          <w:shd w:val="clear" w:color="auto" w:fill="FFFFFF"/>
        </w:rPr>
        <w:t>is both of interest but also</w:t>
      </w:r>
      <w:r>
        <w:rPr>
          <w:rFonts w:ascii="Arial" w:hAnsi="Arial" w:cs="Arial"/>
          <w:color w:val="00B0F0"/>
          <w:sz w:val="19"/>
          <w:szCs w:val="19"/>
          <w:shd w:val="clear" w:color="auto" w:fill="FFFFFF"/>
        </w:rPr>
        <w:t xml:space="preserve"> outside of the scope of the present work. We do not wish to </w:t>
      </w:r>
      <w:r w:rsidR="00E133BF">
        <w:rPr>
          <w:rFonts w:ascii="Arial" w:hAnsi="Arial" w:cs="Arial"/>
          <w:color w:val="00B0F0"/>
          <w:sz w:val="19"/>
          <w:szCs w:val="19"/>
          <w:shd w:val="clear" w:color="auto" w:fill="FFFFFF"/>
        </w:rPr>
        <w:t>address</w:t>
      </w:r>
      <w:r>
        <w:rPr>
          <w:rFonts w:ascii="Arial" w:hAnsi="Arial" w:cs="Arial"/>
          <w:color w:val="00B0F0"/>
          <w:sz w:val="19"/>
          <w:szCs w:val="19"/>
          <w:shd w:val="clear" w:color="auto" w:fill="FFFFFF"/>
        </w:rPr>
        <w:t xml:space="preserve"> this topic as it merits an entire paper</w:t>
      </w:r>
      <w:r w:rsidR="00E133BF">
        <w:rPr>
          <w:rFonts w:ascii="Arial" w:hAnsi="Arial" w:cs="Arial"/>
          <w:color w:val="00B0F0"/>
          <w:sz w:val="19"/>
          <w:szCs w:val="19"/>
          <w:shd w:val="clear" w:color="auto" w:fill="FFFFFF"/>
        </w:rPr>
        <w:t xml:space="preserve"> for an adequate discussion.</w:t>
      </w:r>
    </w:p>
    <w:p w14:paraId="382A1912" w14:textId="78B0EBD5" w:rsidR="00454B8E" w:rsidRPr="00155F48" w:rsidRDefault="00454B8E" w:rsidP="00454B8E">
      <w:pPr>
        <w:rPr>
          <w:rFonts w:ascii="Cambria" w:hAnsi="Cambria"/>
          <w:b/>
        </w:rPr>
      </w:pPr>
      <w:r w:rsidRPr="006B06FC">
        <w:rPr>
          <w:rFonts w:ascii="Cambria" w:hAnsi="Cambria"/>
          <w:b/>
          <w:u w:val="single"/>
        </w:rPr>
        <w:t>Comment #</w:t>
      </w:r>
      <w:r>
        <w:rPr>
          <w:rFonts w:ascii="Cambria" w:hAnsi="Cambria"/>
          <w:b/>
          <w:u w:val="single"/>
        </w:rPr>
        <w:t>3</w:t>
      </w:r>
      <w:r w:rsidR="00155F48">
        <w:rPr>
          <w:rFonts w:ascii="Cambria" w:hAnsi="Cambria"/>
          <w:b/>
        </w:rPr>
        <w:tab/>
      </w:r>
      <w:r w:rsidR="00155F48">
        <w:rPr>
          <w:rFonts w:ascii="Cambria" w:hAnsi="Cambria"/>
          <w:b/>
        </w:rPr>
        <w:tab/>
      </w:r>
      <w:r w:rsidR="00155F48">
        <w:rPr>
          <w:rFonts w:ascii="Cambria" w:hAnsi="Cambria"/>
          <w:b/>
        </w:rPr>
        <w:tab/>
      </w:r>
    </w:p>
    <w:p w14:paraId="4210A187" w14:textId="4840EDC6" w:rsidR="00454B8E" w:rsidRPr="00454B8E" w:rsidRDefault="00454B8E" w:rsidP="00454B8E">
      <w:pPr>
        <w:rPr>
          <w:rFonts w:ascii="Arial" w:hAnsi="Arial" w:cs="Arial"/>
          <w:color w:val="222222"/>
          <w:sz w:val="19"/>
          <w:szCs w:val="19"/>
          <w:shd w:val="clear" w:color="auto" w:fill="FFFFFF"/>
        </w:rPr>
      </w:pPr>
      <w:r w:rsidRPr="00454B8E">
        <w:rPr>
          <w:rFonts w:ascii="Arial" w:hAnsi="Arial" w:cs="Arial"/>
          <w:color w:val="222222"/>
          <w:sz w:val="19"/>
          <w:szCs w:val="19"/>
          <w:shd w:val="clear" w:color="auto" w:fill="FFFFFF"/>
        </w:rPr>
        <w:t>For polar molecules, do the authors anticipate that the GCMC-MBAR</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approach will be capable of parametrizing the electrostatic charges with</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a similar efficiency as it can be done for the non-polar interactions?</w:t>
      </w:r>
    </w:p>
    <w:p w14:paraId="131197A8" w14:textId="35A340A3" w:rsidR="00454B8E" w:rsidRPr="006B06FC" w:rsidRDefault="00454B8E" w:rsidP="00454B8E">
      <w:pPr>
        <w:rPr>
          <w:rFonts w:ascii="Cambria" w:hAnsi="Cambria"/>
          <w:b/>
          <w:i/>
          <w:sz w:val="24"/>
        </w:rPr>
      </w:pPr>
      <w:r w:rsidRPr="006B06FC">
        <w:rPr>
          <w:b/>
          <w:i/>
          <w:color w:val="00B0F0"/>
        </w:rPr>
        <w:t>Response</w:t>
      </w:r>
      <w:r>
        <w:rPr>
          <w:b/>
          <w:i/>
          <w:color w:val="00B0F0"/>
        </w:rPr>
        <w:t xml:space="preserve"> #3</w:t>
      </w:r>
    </w:p>
    <w:p w14:paraId="6038A8CF" w14:textId="77777777" w:rsidR="003507DD" w:rsidRDefault="00CA5EFE" w:rsidP="00454B8E">
      <w:pPr>
        <w:rPr>
          <w:rFonts w:ascii="Arial" w:hAnsi="Arial" w:cs="Arial"/>
          <w:color w:val="00B0F0"/>
          <w:sz w:val="19"/>
          <w:szCs w:val="19"/>
          <w:shd w:val="clear" w:color="auto" w:fill="FFFFFF"/>
        </w:rPr>
      </w:pPr>
      <w:r>
        <w:rPr>
          <w:rFonts w:ascii="Arial" w:hAnsi="Arial" w:cs="Arial"/>
          <w:color w:val="00B0F0"/>
          <w:sz w:val="19"/>
          <w:szCs w:val="19"/>
          <w:shd w:val="clear" w:color="auto" w:fill="FFFFFF"/>
        </w:rPr>
        <w:t>GCMC-MBAR is applicable to parameterizing electrostatics.</w:t>
      </w:r>
      <w:r w:rsidR="003507DD">
        <w:rPr>
          <w:rFonts w:ascii="Arial" w:hAnsi="Arial" w:cs="Arial"/>
          <w:color w:val="00B0F0"/>
          <w:sz w:val="19"/>
          <w:szCs w:val="19"/>
          <w:shd w:val="clear" w:color="auto" w:fill="FFFFFF"/>
        </w:rPr>
        <w:t xml:space="preserve"> For example, previous work (Ref. 46) has demonstrated the capability of MBAR to estimate solvation free energies when varying both LJ and electrostatic parameters, e.g., the point charge parameter (q). </w:t>
      </w:r>
    </w:p>
    <w:p w14:paraId="24F3B2D1" w14:textId="74BF0BE8" w:rsidR="00454B8E" w:rsidRDefault="003E03E0" w:rsidP="00454B8E">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In general, with </w:t>
      </w:r>
      <w:proofErr w:type="gramStart"/>
      <w:r>
        <w:rPr>
          <w:rFonts w:ascii="Arial" w:hAnsi="Arial" w:cs="Arial"/>
          <w:color w:val="00B0F0"/>
          <w:sz w:val="19"/>
          <w:szCs w:val="19"/>
          <w:shd w:val="clear" w:color="auto" w:fill="FFFFFF"/>
        </w:rPr>
        <w:t>sufficient</w:t>
      </w:r>
      <w:proofErr w:type="gramEnd"/>
      <w:r>
        <w:rPr>
          <w:rFonts w:ascii="Arial" w:hAnsi="Arial" w:cs="Arial"/>
          <w:color w:val="00B0F0"/>
          <w:sz w:val="19"/>
          <w:szCs w:val="19"/>
          <w:shd w:val="clear" w:color="auto" w:fill="FFFFFF"/>
        </w:rPr>
        <w:t xml:space="preserve"> overlap</w:t>
      </w:r>
      <w:r w:rsidR="0012741D">
        <w:rPr>
          <w:rFonts w:ascii="Arial" w:hAnsi="Arial" w:cs="Arial"/>
          <w:color w:val="00B0F0"/>
          <w:sz w:val="19"/>
          <w:szCs w:val="19"/>
          <w:shd w:val="clear" w:color="auto" w:fill="FFFFFF"/>
        </w:rPr>
        <w:t xml:space="preserve"> (high number of effective snapshots)</w:t>
      </w:r>
      <w:r>
        <w:rPr>
          <w:rFonts w:ascii="Arial" w:hAnsi="Arial" w:cs="Arial"/>
          <w:color w:val="00B0F0"/>
          <w:sz w:val="19"/>
          <w:szCs w:val="19"/>
          <w:shd w:val="clear" w:color="auto" w:fill="FFFFFF"/>
        </w:rPr>
        <w:t>, MBAR will provide accurate estimates</w:t>
      </w:r>
      <w:r w:rsidR="00E54019">
        <w:rPr>
          <w:rFonts w:ascii="Arial" w:hAnsi="Arial" w:cs="Arial"/>
          <w:color w:val="00B0F0"/>
          <w:sz w:val="19"/>
          <w:szCs w:val="19"/>
          <w:shd w:val="clear" w:color="auto" w:fill="FFFFFF"/>
        </w:rPr>
        <w:t xml:space="preserve"> regardless of the parameter type</w:t>
      </w:r>
      <w:r>
        <w:rPr>
          <w:rFonts w:ascii="Arial" w:hAnsi="Arial" w:cs="Arial"/>
          <w:color w:val="00B0F0"/>
          <w:sz w:val="19"/>
          <w:szCs w:val="19"/>
          <w:shd w:val="clear" w:color="auto" w:fill="FFFFFF"/>
        </w:rPr>
        <w:t>.</w:t>
      </w:r>
      <w:r w:rsidR="00CA5EFE">
        <w:rPr>
          <w:rFonts w:ascii="Arial" w:hAnsi="Arial" w:cs="Arial"/>
          <w:color w:val="00B0F0"/>
          <w:sz w:val="19"/>
          <w:szCs w:val="19"/>
          <w:shd w:val="clear" w:color="auto" w:fill="FFFFFF"/>
        </w:rPr>
        <w:t xml:space="preserve"> However, we would only be able to speculate as to </w:t>
      </w:r>
      <w:r w:rsidR="001445FE">
        <w:rPr>
          <w:rFonts w:ascii="Arial" w:hAnsi="Arial" w:cs="Arial"/>
          <w:color w:val="00B0F0"/>
          <w:sz w:val="19"/>
          <w:szCs w:val="19"/>
          <w:shd w:val="clear" w:color="auto" w:fill="FFFFFF"/>
        </w:rPr>
        <w:t>the size of the reliability region for</w:t>
      </w:r>
      <w:r w:rsidR="0012741D">
        <w:rPr>
          <w:rFonts w:ascii="Arial" w:hAnsi="Arial" w:cs="Arial"/>
          <w:color w:val="00B0F0"/>
          <w:sz w:val="19"/>
          <w:szCs w:val="19"/>
          <w:shd w:val="clear" w:color="auto" w:fill="FFFFFF"/>
        </w:rPr>
        <w:t xml:space="preserve"> electrostatic parameters</w:t>
      </w:r>
      <w:r w:rsidR="001445FE">
        <w:rPr>
          <w:rFonts w:ascii="Arial" w:hAnsi="Arial" w:cs="Arial"/>
          <w:color w:val="00B0F0"/>
          <w:sz w:val="19"/>
          <w:szCs w:val="19"/>
          <w:shd w:val="clear" w:color="auto" w:fill="FFFFFF"/>
        </w:rPr>
        <w:t>.</w:t>
      </w:r>
      <w:r w:rsidR="005B4F2A">
        <w:rPr>
          <w:rFonts w:ascii="Arial" w:hAnsi="Arial" w:cs="Arial"/>
          <w:color w:val="00B0F0"/>
          <w:sz w:val="19"/>
          <w:szCs w:val="19"/>
          <w:shd w:val="clear" w:color="auto" w:fill="FFFFFF"/>
        </w:rPr>
        <w:t xml:space="preserve"> </w:t>
      </w:r>
      <w:r w:rsidR="0012741D">
        <w:rPr>
          <w:rFonts w:ascii="Arial" w:hAnsi="Arial" w:cs="Arial"/>
          <w:color w:val="00B0F0"/>
          <w:sz w:val="19"/>
          <w:szCs w:val="19"/>
          <w:shd w:val="clear" w:color="auto" w:fill="FFFFFF"/>
        </w:rPr>
        <w:t xml:space="preserve">The following paragraph has been added </w:t>
      </w:r>
      <w:r w:rsidR="005B4F2A">
        <w:rPr>
          <w:rFonts w:ascii="Arial" w:hAnsi="Arial" w:cs="Arial"/>
          <w:color w:val="00B0F0"/>
          <w:sz w:val="19"/>
          <w:szCs w:val="19"/>
          <w:shd w:val="clear" w:color="auto" w:fill="FFFFFF"/>
        </w:rPr>
        <w:t>o</w:t>
      </w:r>
      <w:r w:rsidR="0012741D">
        <w:rPr>
          <w:rFonts w:ascii="Arial" w:hAnsi="Arial" w:cs="Arial"/>
          <w:color w:val="00B0F0"/>
          <w:sz w:val="19"/>
          <w:szCs w:val="19"/>
          <w:shd w:val="clear" w:color="auto" w:fill="FFFFFF"/>
        </w:rPr>
        <w:t xml:space="preserve">n page </w:t>
      </w:r>
      <w:r w:rsidR="00927F3B">
        <w:rPr>
          <w:rFonts w:ascii="Arial" w:hAnsi="Arial" w:cs="Arial"/>
          <w:color w:val="00B0F0"/>
          <w:sz w:val="19"/>
          <w:szCs w:val="19"/>
          <w:shd w:val="clear" w:color="auto" w:fill="FFFFFF"/>
        </w:rPr>
        <w:t>44:</w:t>
      </w:r>
      <w:r w:rsidR="003507DD">
        <w:rPr>
          <w:rFonts w:ascii="Arial" w:hAnsi="Arial" w:cs="Arial"/>
          <w:color w:val="00B0F0"/>
          <w:sz w:val="19"/>
          <w:szCs w:val="19"/>
          <w:shd w:val="clear" w:color="auto" w:fill="FFFFFF"/>
        </w:rPr>
        <w:t xml:space="preserve"> </w:t>
      </w:r>
    </w:p>
    <w:p w14:paraId="38D7FD7F" w14:textId="631749CA" w:rsidR="0012741D" w:rsidRPr="00454B8E" w:rsidRDefault="00766ECF" w:rsidP="00454B8E">
      <w:pPr>
        <w:rPr>
          <w:rFonts w:ascii="Arial" w:hAnsi="Arial" w:cs="Arial"/>
          <w:color w:val="00B0F0"/>
          <w:sz w:val="19"/>
          <w:szCs w:val="19"/>
          <w:shd w:val="clear" w:color="auto" w:fill="FFFFFF"/>
        </w:rPr>
      </w:pPr>
      <w:r w:rsidRPr="00766ECF">
        <w:rPr>
          <w:rFonts w:ascii="Arial" w:hAnsi="Arial" w:cs="Arial"/>
          <w:noProof/>
          <w:color w:val="00B0F0"/>
          <w:sz w:val="19"/>
          <w:szCs w:val="19"/>
          <w:shd w:val="clear" w:color="auto" w:fill="FFFFFF"/>
        </w:rPr>
        <w:lastRenderedPageBreak/>
        <w:drawing>
          <wp:inline distT="0" distB="0" distL="0" distR="0" wp14:anchorId="2FD187F1" wp14:editId="02E52401">
            <wp:extent cx="594360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457325"/>
                    </a:xfrm>
                    <a:prstGeom prst="rect">
                      <a:avLst/>
                    </a:prstGeom>
                    <a:noFill/>
                    <a:ln>
                      <a:noFill/>
                    </a:ln>
                  </pic:spPr>
                </pic:pic>
              </a:graphicData>
            </a:graphic>
          </wp:inline>
        </w:drawing>
      </w:r>
    </w:p>
    <w:p w14:paraId="341FCAE7" w14:textId="5F834471" w:rsidR="00454B8E" w:rsidRPr="006B06FC" w:rsidRDefault="00454B8E" w:rsidP="00454B8E">
      <w:pPr>
        <w:rPr>
          <w:rFonts w:ascii="Cambria" w:hAnsi="Cambria"/>
          <w:b/>
          <w:u w:val="single"/>
        </w:rPr>
      </w:pPr>
      <w:r w:rsidRPr="006B06FC">
        <w:rPr>
          <w:rFonts w:ascii="Cambria" w:hAnsi="Cambria"/>
          <w:b/>
          <w:u w:val="single"/>
        </w:rPr>
        <w:t>Comment #</w:t>
      </w:r>
      <w:r>
        <w:rPr>
          <w:rFonts w:ascii="Cambria" w:hAnsi="Cambria"/>
          <w:b/>
          <w:u w:val="single"/>
        </w:rPr>
        <w:t>4</w:t>
      </w:r>
    </w:p>
    <w:p w14:paraId="7FE4855C" w14:textId="54D61CF2" w:rsidR="00E85805" w:rsidRPr="00E85805" w:rsidRDefault="00E85805" w:rsidP="00454B8E">
      <w:pPr>
        <w:rPr>
          <w:rFonts w:ascii="Arial" w:hAnsi="Arial" w:cs="Arial"/>
          <w:color w:val="222222"/>
          <w:sz w:val="19"/>
          <w:szCs w:val="19"/>
          <w:shd w:val="clear" w:color="auto" w:fill="FFFFFF"/>
        </w:rPr>
      </w:pPr>
      <w:r w:rsidRPr="00E85805">
        <w:rPr>
          <w:rFonts w:ascii="Arial" w:hAnsi="Arial" w:cs="Arial"/>
          <w:color w:val="222222"/>
          <w:sz w:val="19"/>
          <w:szCs w:val="19"/>
          <w:shd w:val="clear" w:color="auto" w:fill="FFFFFF"/>
        </w:rPr>
        <w:t>Typographical corrections:</w:t>
      </w:r>
    </w:p>
    <w:p w14:paraId="352142F0" w14:textId="652B3031" w:rsidR="00E85805" w:rsidRPr="00E85805" w:rsidRDefault="00E85805" w:rsidP="00454B8E">
      <w:pPr>
        <w:rPr>
          <w:rFonts w:ascii="Arial" w:hAnsi="Arial" w:cs="Arial"/>
          <w:color w:val="222222"/>
          <w:sz w:val="19"/>
          <w:szCs w:val="19"/>
          <w:shd w:val="clear" w:color="auto" w:fill="FFFFFF"/>
        </w:rPr>
      </w:pPr>
      <w:r w:rsidRPr="00E85805">
        <w:rPr>
          <w:rFonts w:ascii="Arial" w:hAnsi="Arial" w:cs="Arial"/>
          <w:color w:val="222222"/>
          <w:sz w:val="19"/>
          <w:szCs w:val="19"/>
          <w:shd w:val="clear" w:color="auto" w:fill="FFFFFF"/>
        </w:rPr>
        <w:t>Page 4, line 3: "scheme"</w:t>
      </w:r>
      <w:r w:rsidRPr="00E85805">
        <w:rPr>
          <w:rFonts w:ascii="Arial" w:hAnsi="Arial" w:cs="Arial"/>
          <w:color w:val="222222"/>
          <w:sz w:val="19"/>
          <w:szCs w:val="19"/>
          <w:shd w:val="clear" w:color="auto" w:fill="FFFFFF"/>
        </w:rPr>
        <w:br/>
        <w:t>Page 15, line 20: "probably"</w:t>
      </w:r>
    </w:p>
    <w:p w14:paraId="1EFF1D9F" w14:textId="576A96E8" w:rsidR="00454B8E" w:rsidRPr="006B06FC" w:rsidRDefault="00454B8E" w:rsidP="00454B8E">
      <w:pPr>
        <w:rPr>
          <w:rFonts w:ascii="Cambria" w:hAnsi="Cambria"/>
          <w:b/>
          <w:i/>
          <w:sz w:val="24"/>
        </w:rPr>
      </w:pPr>
      <w:r w:rsidRPr="006B06FC">
        <w:rPr>
          <w:b/>
          <w:i/>
          <w:color w:val="00B0F0"/>
        </w:rPr>
        <w:t>Response</w:t>
      </w:r>
      <w:r>
        <w:rPr>
          <w:b/>
          <w:i/>
          <w:color w:val="00B0F0"/>
        </w:rPr>
        <w:t xml:space="preserve"> #4</w:t>
      </w:r>
    </w:p>
    <w:p w14:paraId="479A856C" w14:textId="1B91D5C9" w:rsidR="004C3955" w:rsidRDefault="005F0490">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The word on page 4, line 3 is actually “schema.” Definition – </w:t>
      </w:r>
      <w:r w:rsidRPr="005F0490">
        <w:rPr>
          <w:rFonts w:ascii="Arial" w:hAnsi="Arial" w:cs="Arial"/>
          <w:color w:val="00B0F0"/>
          <w:sz w:val="19"/>
          <w:szCs w:val="19"/>
          <w:shd w:val="clear" w:color="auto" w:fill="FFFFFF"/>
        </w:rPr>
        <w:t>a representation of a plan or theory in the form of an outline or model</w:t>
      </w:r>
    </w:p>
    <w:p w14:paraId="3EC8D541" w14:textId="737F6946" w:rsidR="005F0490" w:rsidRDefault="005F0490">
      <w:pPr>
        <w:rPr>
          <w:rFonts w:ascii="Arial" w:hAnsi="Arial" w:cs="Arial"/>
          <w:color w:val="00B0F0"/>
          <w:sz w:val="19"/>
          <w:szCs w:val="19"/>
          <w:shd w:val="clear" w:color="auto" w:fill="FFFFFF"/>
        </w:rPr>
      </w:pPr>
      <w:r>
        <w:rPr>
          <w:rFonts w:ascii="Arial" w:hAnsi="Arial" w:cs="Arial"/>
          <w:color w:val="00B0F0"/>
          <w:sz w:val="19"/>
          <w:szCs w:val="19"/>
          <w:shd w:val="clear" w:color="auto" w:fill="FFFFFF"/>
        </w:rPr>
        <w:t>The word on page 15, line 20 is actually “provably.” Definition – in a way that is capable of being proved.</w:t>
      </w:r>
    </w:p>
    <w:p w14:paraId="79F6882E" w14:textId="60562104" w:rsidR="009B3871" w:rsidRPr="00E85805" w:rsidRDefault="009B3871">
      <w:pPr>
        <w:rPr>
          <w:rFonts w:ascii="Arial" w:hAnsi="Arial" w:cs="Arial"/>
          <w:color w:val="00B0F0"/>
          <w:sz w:val="19"/>
          <w:szCs w:val="19"/>
          <w:shd w:val="clear" w:color="auto" w:fill="FFFFFF"/>
        </w:rPr>
      </w:pPr>
      <w:r>
        <w:rPr>
          <w:rFonts w:ascii="Arial" w:hAnsi="Arial" w:cs="Arial"/>
          <w:color w:val="00B0F0"/>
          <w:sz w:val="19"/>
          <w:szCs w:val="19"/>
          <w:shd w:val="clear" w:color="auto" w:fill="FFFFFF"/>
        </w:rPr>
        <w:t>No changes were made.</w:t>
      </w:r>
    </w:p>
    <w:sectPr w:rsidR="009B3871" w:rsidRPr="00E8580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hael R Shirts" w:date="2019-03-12T00:42:00Z" w:initials="MRS">
    <w:p w14:paraId="0C051756" w14:textId="0DE71FAE" w:rsidR="00687213" w:rsidRDefault="00687213">
      <w:pPr>
        <w:pStyle w:val="CommentText"/>
      </w:pPr>
      <w:r>
        <w:rPr>
          <w:rStyle w:val="CommentReference"/>
        </w:rPr>
        <w:annotationRef/>
      </w:r>
      <w:r>
        <w:t xml:space="preserve">Does it say identical? I mean it’s in some ways better, so it’s not identical. </w:t>
      </w:r>
    </w:p>
  </w:comment>
  <w:comment w:id="1" w:author="Messerly, Richard" w:date="2019-03-12T21:23:00Z" w:initials="MR">
    <w:p w14:paraId="1E2547F2" w14:textId="0C0068BA" w:rsidR="00A47736" w:rsidRDefault="00A47736">
      <w:pPr>
        <w:pStyle w:val="CommentText"/>
      </w:pPr>
      <w:r>
        <w:rPr>
          <w:rStyle w:val="CommentReference"/>
        </w:rPr>
        <w:annotationRef/>
      </w:r>
      <w:r w:rsidR="00A2193D">
        <w:t>The phase equilibria calculations are identical with either GCMC-MBAR or GCMC-HR. Modified this to say, “for calculating phase equilibria”</w:t>
      </w:r>
    </w:p>
  </w:comment>
  <w:comment w:id="2" w:author="Michael R Shirts" w:date="2019-03-12T00:27:00Z" w:initials="MRS">
    <w:p w14:paraId="05007251" w14:textId="44EB255C" w:rsidR="00687213" w:rsidRDefault="00687213">
      <w:pPr>
        <w:pStyle w:val="CommentText"/>
      </w:pPr>
      <w:r>
        <w:rPr>
          <w:rStyle w:val="CommentReference"/>
        </w:rPr>
        <w:annotationRef/>
      </w:r>
      <w:r>
        <w:t xml:space="preserve">I don’t think this is correct.  The number of samples comes into play as well.  For histograms, the storage size is just the number of bins you use; for MBAR you need the number of samples. The tradeoff is, you can’t reprocess that information for other force fields. </w:t>
      </w:r>
    </w:p>
  </w:comment>
  <w:comment w:id="3" w:author="Messerly, Richard" w:date="2019-03-12T21:23:00Z" w:initials="MR">
    <w:p w14:paraId="263DDB0F" w14:textId="4458CFB6" w:rsidR="00A47736" w:rsidRDefault="00A47736">
      <w:pPr>
        <w:pStyle w:val="CommentText"/>
      </w:pPr>
      <w:r>
        <w:rPr>
          <w:rStyle w:val="CommentReference"/>
        </w:rPr>
        <w:annotationRef/>
      </w:r>
      <w:r>
        <w:t xml:space="preserve">True. It really depends </w:t>
      </w:r>
      <w:proofErr w:type="spellStart"/>
      <w:r>
        <w:t>o</w:t>
      </w:r>
      <w:proofErr w:type="spellEnd"/>
      <w:r>
        <w:t>n how the configurations are stored also, so I am just not going to try to quantify it and just say (and scales with the number of molecules, N)</w:t>
      </w:r>
    </w:p>
  </w:comment>
  <w:comment w:id="6" w:author="Michael R Shirts" w:date="2019-03-12T00:23:00Z" w:initials="MRS">
    <w:p w14:paraId="41DFCC62" w14:textId="27FB9EB6" w:rsidR="004C09FE" w:rsidRDefault="004C09FE">
      <w:pPr>
        <w:pStyle w:val="CommentText"/>
      </w:pPr>
      <w:r>
        <w:rPr>
          <w:rStyle w:val="CommentReference"/>
        </w:rPr>
        <w:annotationRef/>
      </w:r>
      <w:r>
        <w:t>Added some comments in the actual .</w:t>
      </w:r>
      <w:proofErr w:type="spellStart"/>
      <w:r>
        <w:t>tex</w:t>
      </w:r>
      <w:proofErr w:type="spellEnd"/>
      <w:r>
        <w:t xml:space="preserve"> file to make it clearer. </w:t>
      </w:r>
    </w:p>
  </w:comment>
  <w:comment w:id="7" w:author="Messerly, Richard" w:date="2019-03-12T21:28:00Z" w:initials="MR">
    <w:p w14:paraId="0BDF49A9" w14:textId="628A1B00" w:rsidR="00A2193D" w:rsidRDefault="00A2193D">
      <w:pPr>
        <w:pStyle w:val="CommentText"/>
      </w:pPr>
      <w:r>
        <w:rPr>
          <w:rStyle w:val="CommentReference"/>
        </w:rPr>
        <w:annotationRef/>
      </w:r>
      <w:r w:rsidR="00FD7CF1">
        <w:t>Accepted</w:t>
      </w:r>
    </w:p>
  </w:comment>
  <w:comment w:id="8" w:author="Michael R Shirts" w:date="2019-03-12T00:24:00Z" w:initials="MRS">
    <w:p w14:paraId="3B152372" w14:textId="7CF72FAF" w:rsidR="004C09FE" w:rsidRDefault="004C09FE">
      <w:pPr>
        <w:pStyle w:val="CommentText"/>
      </w:pPr>
      <w:r>
        <w:rPr>
          <w:rStyle w:val="CommentReference"/>
        </w:rPr>
        <w:annotationRef/>
      </w:r>
      <w:r>
        <w:t xml:space="preserve">Should probably be for clarity </w:t>
      </w:r>
      <w:proofErr w:type="spellStart"/>
      <w:r>
        <w:t>theta_rr</w:t>
      </w:r>
      <w:proofErr w:type="spellEnd"/>
      <w:r>
        <w:t xml:space="preserve"> is one of the components of </w:t>
      </w:r>
      <w:proofErr w:type="spellStart"/>
      <w:r>
        <w:t>theta_ref</w:t>
      </w:r>
      <w:proofErr w:type="spellEnd"/>
      <w:r>
        <w:t xml:space="preserve">.  </w:t>
      </w:r>
      <w:proofErr w:type="spellStart"/>
      <w:r>
        <w:t>Theta_rr</w:t>
      </w:r>
      <w:proofErr w:type="spellEnd"/>
      <w:r>
        <w:t xml:space="preserve"> = </w:t>
      </w:r>
      <w:proofErr w:type="spellStart"/>
      <w:r>
        <w:t>Theta_ref</w:t>
      </w:r>
      <w:proofErr w:type="spellEnd"/>
      <w:r>
        <w:t xml:space="preserve"> is very confusing. </w:t>
      </w:r>
    </w:p>
  </w:comment>
  <w:comment w:id="9" w:author="Messerly, Richard" w:date="2019-03-12T21:29:00Z" w:initials="MR">
    <w:p w14:paraId="5FCF6EE3" w14:textId="277AABE1" w:rsidR="00A2193D" w:rsidRDefault="00A2193D">
      <w:pPr>
        <w:pStyle w:val="CommentText"/>
      </w:pPr>
      <w:r>
        <w:rPr>
          <w:rStyle w:val="CommentReference"/>
        </w:rPr>
        <w:annotationRef/>
      </w:r>
      <w:r>
        <w:t>True</w:t>
      </w:r>
    </w:p>
  </w:comment>
  <w:comment w:id="10" w:author="Michael R Shirts" w:date="2019-03-12T00:25:00Z" w:initials="MRS">
    <w:p w14:paraId="31ED3EEA" w14:textId="0022A471" w:rsidR="004C09FE" w:rsidRDefault="004C09FE">
      <w:pPr>
        <w:pStyle w:val="CommentText"/>
      </w:pPr>
      <w:r>
        <w:rPr>
          <w:rStyle w:val="CommentReference"/>
        </w:rPr>
        <w:annotationRef/>
      </w:r>
      <w:r>
        <w:t xml:space="preserve">I don’t know this is necessary – the argument above should be </w:t>
      </w:r>
      <w:proofErr w:type="gramStart"/>
      <w:r>
        <w:t>sufficient</w:t>
      </w:r>
      <w:proofErr w:type="gramEnd"/>
      <w:r>
        <w:t xml:space="preserve">, since it eliminates the need for the comparison.  The reviewers could still ask about the </w:t>
      </w:r>
      <w:proofErr w:type="spellStart"/>
      <w:r>
        <w:t>efficienct</w:t>
      </w:r>
      <w:proofErr w:type="spellEnd"/>
      <w:r>
        <w:t xml:space="preserve"> of HS-GCMC, though that is where the defense that HS-GCMC isn’t readily available means 1) it can’t be expected for this paper and 2) the combination isn’t that important, since nobody could run it. </w:t>
      </w:r>
    </w:p>
  </w:comment>
  <w:comment w:id="11" w:author="Messerly, Richard" w:date="2019-03-12T21:30:00Z" w:initials="MR">
    <w:p w14:paraId="2820A2CB" w14:textId="771F4804" w:rsidR="00A2193D" w:rsidRDefault="00A2193D">
      <w:pPr>
        <w:pStyle w:val="CommentText"/>
      </w:pPr>
      <w:r>
        <w:rPr>
          <w:rStyle w:val="CommentReference"/>
        </w:rPr>
        <w:annotationRef/>
      </w:r>
      <w:r>
        <w:t>Maybe not necessary, but I think it kind of puts it to rest once and for all</w:t>
      </w:r>
    </w:p>
  </w:comment>
  <w:comment w:id="12" w:author="Michael R Shirts" w:date="2019-03-12T00:11:00Z" w:initials="MRS">
    <w:p w14:paraId="7925DBC5" w14:textId="5097563F" w:rsidR="004C09FE" w:rsidRDefault="004C09FE">
      <w:pPr>
        <w:pStyle w:val="CommentText"/>
      </w:pPr>
      <w:r>
        <w:rPr>
          <w:rStyle w:val="CommentReference"/>
        </w:rPr>
        <w:annotationRef/>
      </w:r>
      <w:r>
        <w:t xml:space="preserve">I think the sentence starting “Fixed bond are also more” is irrelevant, and should be cut; it’s an excuse, not a reason. </w:t>
      </w:r>
    </w:p>
  </w:comment>
  <w:comment w:id="13" w:author="Messerly, Richard" w:date="2019-03-12T21:30:00Z" w:initials="MR">
    <w:p w14:paraId="061AAE41" w14:textId="75502B51" w:rsidR="00A2193D" w:rsidRDefault="00A2193D">
      <w:pPr>
        <w:pStyle w:val="CommentText"/>
      </w:pPr>
      <w:r>
        <w:rPr>
          <w:rStyle w:val="CommentReference"/>
        </w:rPr>
        <w:annotationRef/>
      </w:r>
      <w:r>
        <w:t>I agree.</w:t>
      </w:r>
    </w:p>
  </w:comment>
  <w:comment w:id="20" w:author="Michael R Shirts" w:date="2019-03-11T23:46:00Z" w:initials="MRS">
    <w:p w14:paraId="1918E5BA" w14:textId="6479ED56" w:rsidR="007C5576" w:rsidRDefault="007C5576">
      <w:pPr>
        <w:pStyle w:val="CommentText"/>
      </w:pPr>
      <w:r>
        <w:rPr>
          <w:rStyle w:val="CommentReference"/>
        </w:rPr>
        <w:annotationRef/>
      </w:r>
      <w:r>
        <w:t>Shouldn’t this information be in the supporting information? If something is useful to the revi</w:t>
      </w:r>
      <w:r w:rsidR="00DD6C38">
        <w:t>ewer, it will be useful to some readers (though supporting is probably the place to put it).</w:t>
      </w:r>
    </w:p>
  </w:comment>
  <w:comment w:id="21" w:author="Messerly, Richard" w:date="2019-03-12T21:32:00Z" w:initials="MR">
    <w:p w14:paraId="4B0EB007" w14:textId="514E4D60" w:rsidR="00A2193D" w:rsidRDefault="00A2193D">
      <w:pPr>
        <w:pStyle w:val="CommentText"/>
      </w:pPr>
      <w:r>
        <w:rPr>
          <w:rStyle w:val="CommentReference"/>
        </w:rPr>
        <w:annotationRef/>
      </w:r>
      <w:r>
        <w:t>Valid point. I added some of this to the SI.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051756" w15:done="0"/>
  <w15:commentEx w15:paraId="1E2547F2" w15:paraIdParent="0C051756" w15:done="0"/>
  <w15:commentEx w15:paraId="05007251" w15:done="0"/>
  <w15:commentEx w15:paraId="263DDB0F" w15:paraIdParent="05007251" w15:done="0"/>
  <w15:commentEx w15:paraId="41DFCC62" w15:done="0"/>
  <w15:commentEx w15:paraId="0BDF49A9" w15:paraIdParent="41DFCC62" w15:done="0"/>
  <w15:commentEx w15:paraId="3B152372" w15:done="0"/>
  <w15:commentEx w15:paraId="5FCF6EE3" w15:paraIdParent="3B152372" w15:done="0"/>
  <w15:commentEx w15:paraId="31ED3EEA" w15:done="0"/>
  <w15:commentEx w15:paraId="2820A2CB" w15:paraIdParent="31ED3EEA" w15:done="0"/>
  <w15:commentEx w15:paraId="7925DBC5" w15:done="0"/>
  <w15:commentEx w15:paraId="061AAE41" w15:paraIdParent="7925DBC5" w15:done="0"/>
  <w15:commentEx w15:paraId="1918E5BA" w15:done="0"/>
  <w15:commentEx w15:paraId="4B0EB007" w15:paraIdParent="1918E5B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051756" w16cid:durableId="20317F0B"/>
  <w16cid:commentId w16cid:paraId="1E2547F2" w16cid:durableId="2032A1E8"/>
  <w16cid:commentId w16cid:paraId="05007251" w16cid:durableId="20317B68"/>
  <w16cid:commentId w16cid:paraId="263DDB0F" w16cid:durableId="2032A1BD"/>
  <w16cid:commentId w16cid:paraId="41DFCC62" w16cid:durableId="20317A67"/>
  <w16cid:commentId w16cid:paraId="0BDF49A9" w16cid:durableId="2032A2F9"/>
  <w16cid:commentId w16cid:paraId="3B152372" w16cid:durableId="20317AB6"/>
  <w16cid:commentId w16cid:paraId="5FCF6EE3" w16cid:durableId="2032A352"/>
  <w16cid:commentId w16cid:paraId="31ED3EEA" w16cid:durableId="20317AF4"/>
  <w16cid:commentId w16cid:paraId="2820A2CB" w16cid:durableId="2032A359"/>
  <w16cid:commentId w16cid:paraId="7925DBC5" w16cid:durableId="203177CB"/>
  <w16cid:commentId w16cid:paraId="061AAE41" w16cid:durableId="2032A385"/>
  <w16cid:commentId w16cid:paraId="1918E5BA" w16cid:durableId="203171EF"/>
  <w16cid:commentId w16cid:paraId="4B0EB007" w16cid:durableId="2032A40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R Shirts">
    <w15:presenceInfo w15:providerId="AD" w15:userId="S::mish4610@colorado.edu::1698bb4d-165b-4925-91d2-779f3a77e05d"/>
  </w15:person>
  <w15:person w15:author="Messerly, Richard">
    <w15:presenceInfo w15:providerId="AD" w15:userId="S::rmesserl@nrel.gov::43aeb835-5e15-4815-958f-865510799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670"/>
    <w:rsid w:val="00004CA1"/>
    <w:rsid w:val="00012B76"/>
    <w:rsid w:val="00013C57"/>
    <w:rsid w:val="00027E2F"/>
    <w:rsid w:val="00027E5C"/>
    <w:rsid w:val="00043C9B"/>
    <w:rsid w:val="000715C3"/>
    <w:rsid w:val="0008051D"/>
    <w:rsid w:val="000813D4"/>
    <w:rsid w:val="00091E41"/>
    <w:rsid w:val="000A3A78"/>
    <w:rsid w:val="000B564F"/>
    <w:rsid w:val="000C20FE"/>
    <w:rsid w:val="000C444E"/>
    <w:rsid w:val="000C5B4E"/>
    <w:rsid w:val="000E706F"/>
    <w:rsid w:val="0011732F"/>
    <w:rsid w:val="001250E9"/>
    <w:rsid w:val="0012741D"/>
    <w:rsid w:val="0013626C"/>
    <w:rsid w:val="00136554"/>
    <w:rsid w:val="001445FE"/>
    <w:rsid w:val="00151E3D"/>
    <w:rsid w:val="00155F48"/>
    <w:rsid w:val="00180647"/>
    <w:rsid w:val="001864E6"/>
    <w:rsid w:val="001B0BF7"/>
    <w:rsid w:val="001B3D55"/>
    <w:rsid w:val="001E1FB4"/>
    <w:rsid w:val="00201487"/>
    <w:rsid w:val="00203457"/>
    <w:rsid w:val="0020499B"/>
    <w:rsid w:val="00225E0F"/>
    <w:rsid w:val="00237598"/>
    <w:rsid w:val="0027522D"/>
    <w:rsid w:val="002B0B0D"/>
    <w:rsid w:val="002D5EF2"/>
    <w:rsid w:val="002E2555"/>
    <w:rsid w:val="002F0CF2"/>
    <w:rsid w:val="002F1901"/>
    <w:rsid w:val="002F2334"/>
    <w:rsid w:val="003200A0"/>
    <w:rsid w:val="003316C1"/>
    <w:rsid w:val="00335953"/>
    <w:rsid w:val="003507DD"/>
    <w:rsid w:val="00355B7C"/>
    <w:rsid w:val="003919B8"/>
    <w:rsid w:val="00395699"/>
    <w:rsid w:val="003A09B8"/>
    <w:rsid w:val="003A58D5"/>
    <w:rsid w:val="003D53E1"/>
    <w:rsid w:val="003E03E0"/>
    <w:rsid w:val="003E4EE2"/>
    <w:rsid w:val="00410CFC"/>
    <w:rsid w:val="00412977"/>
    <w:rsid w:val="0042650A"/>
    <w:rsid w:val="004408D2"/>
    <w:rsid w:val="0044643C"/>
    <w:rsid w:val="00454B8E"/>
    <w:rsid w:val="00460FD8"/>
    <w:rsid w:val="00467555"/>
    <w:rsid w:val="00481229"/>
    <w:rsid w:val="004A22AB"/>
    <w:rsid w:val="004A6EBF"/>
    <w:rsid w:val="004C09FE"/>
    <w:rsid w:val="004C3955"/>
    <w:rsid w:val="004D4B0E"/>
    <w:rsid w:val="004E364E"/>
    <w:rsid w:val="005074EA"/>
    <w:rsid w:val="00521E4E"/>
    <w:rsid w:val="00533541"/>
    <w:rsid w:val="00534ABC"/>
    <w:rsid w:val="00541399"/>
    <w:rsid w:val="00545511"/>
    <w:rsid w:val="00552A15"/>
    <w:rsid w:val="00565CD1"/>
    <w:rsid w:val="005923AE"/>
    <w:rsid w:val="00596B4C"/>
    <w:rsid w:val="005A05AD"/>
    <w:rsid w:val="005A5578"/>
    <w:rsid w:val="005B4F2A"/>
    <w:rsid w:val="005B650D"/>
    <w:rsid w:val="005D32EE"/>
    <w:rsid w:val="005F0217"/>
    <w:rsid w:val="005F0490"/>
    <w:rsid w:val="005F44F4"/>
    <w:rsid w:val="00640A44"/>
    <w:rsid w:val="00651172"/>
    <w:rsid w:val="006536DF"/>
    <w:rsid w:val="00684DED"/>
    <w:rsid w:val="00687213"/>
    <w:rsid w:val="006A736B"/>
    <w:rsid w:val="006C404B"/>
    <w:rsid w:val="006C559A"/>
    <w:rsid w:val="006E2A6E"/>
    <w:rsid w:val="00713F96"/>
    <w:rsid w:val="0072433E"/>
    <w:rsid w:val="00766ECF"/>
    <w:rsid w:val="007B40B6"/>
    <w:rsid w:val="007C1233"/>
    <w:rsid w:val="007C5576"/>
    <w:rsid w:val="00811D85"/>
    <w:rsid w:val="00820A14"/>
    <w:rsid w:val="00841414"/>
    <w:rsid w:val="00843150"/>
    <w:rsid w:val="00847B15"/>
    <w:rsid w:val="00897820"/>
    <w:rsid w:val="008A2515"/>
    <w:rsid w:val="008D699E"/>
    <w:rsid w:val="008E2E82"/>
    <w:rsid w:val="008E6C26"/>
    <w:rsid w:val="008F4A78"/>
    <w:rsid w:val="009059BA"/>
    <w:rsid w:val="009208A0"/>
    <w:rsid w:val="00922F91"/>
    <w:rsid w:val="00927F3B"/>
    <w:rsid w:val="00940D58"/>
    <w:rsid w:val="0094738C"/>
    <w:rsid w:val="00965F67"/>
    <w:rsid w:val="00970C83"/>
    <w:rsid w:val="00984075"/>
    <w:rsid w:val="00990198"/>
    <w:rsid w:val="00992F5E"/>
    <w:rsid w:val="00995C60"/>
    <w:rsid w:val="009B3871"/>
    <w:rsid w:val="009B7BAD"/>
    <w:rsid w:val="009E2C2C"/>
    <w:rsid w:val="009F5122"/>
    <w:rsid w:val="00A02A45"/>
    <w:rsid w:val="00A11A90"/>
    <w:rsid w:val="00A2193D"/>
    <w:rsid w:val="00A422C5"/>
    <w:rsid w:val="00A47736"/>
    <w:rsid w:val="00A47E6C"/>
    <w:rsid w:val="00A5642B"/>
    <w:rsid w:val="00A8367E"/>
    <w:rsid w:val="00A930EF"/>
    <w:rsid w:val="00AB3D1F"/>
    <w:rsid w:val="00AB4B75"/>
    <w:rsid w:val="00AB7109"/>
    <w:rsid w:val="00AD684E"/>
    <w:rsid w:val="00AD78FB"/>
    <w:rsid w:val="00AE20BF"/>
    <w:rsid w:val="00B00AFA"/>
    <w:rsid w:val="00B116C5"/>
    <w:rsid w:val="00B27E94"/>
    <w:rsid w:val="00B32BD1"/>
    <w:rsid w:val="00B33A5A"/>
    <w:rsid w:val="00B41293"/>
    <w:rsid w:val="00B6475D"/>
    <w:rsid w:val="00B648C6"/>
    <w:rsid w:val="00B82B77"/>
    <w:rsid w:val="00BA05CE"/>
    <w:rsid w:val="00BD0670"/>
    <w:rsid w:val="00BD1D4F"/>
    <w:rsid w:val="00BD5AF1"/>
    <w:rsid w:val="00BE194F"/>
    <w:rsid w:val="00BE613B"/>
    <w:rsid w:val="00BF5A76"/>
    <w:rsid w:val="00C0047D"/>
    <w:rsid w:val="00C446D7"/>
    <w:rsid w:val="00C52228"/>
    <w:rsid w:val="00C96CF4"/>
    <w:rsid w:val="00CA3193"/>
    <w:rsid w:val="00CA5EFE"/>
    <w:rsid w:val="00CB77AA"/>
    <w:rsid w:val="00CC013E"/>
    <w:rsid w:val="00CE2326"/>
    <w:rsid w:val="00CE4AED"/>
    <w:rsid w:val="00D412EE"/>
    <w:rsid w:val="00D50A0D"/>
    <w:rsid w:val="00D63D46"/>
    <w:rsid w:val="00D75E78"/>
    <w:rsid w:val="00D8710F"/>
    <w:rsid w:val="00D8786F"/>
    <w:rsid w:val="00DB6778"/>
    <w:rsid w:val="00DC1CF3"/>
    <w:rsid w:val="00DD2B8E"/>
    <w:rsid w:val="00DD39DE"/>
    <w:rsid w:val="00DD6C38"/>
    <w:rsid w:val="00E0587E"/>
    <w:rsid w:val="00E133BF"/>
    <w:rsid w:val="00E21550"/>
    <w:rsid w:val="00E23FA5"/>
    <w:rsid w:val="00E32249"/>
    <w:rsid w:val="00E33975"/>
    <w:rsid w:val="00E47FCF"/>
    <w:rsid w:val="00E54019"/>
    <w:rsid w:val="00E542BF"/>
    <w:rsid w:val="00E5672A"/>
    <w:rsid w:val="00E6204E"/>
    <w:rsid w:val="00E752D5"/>
    <w:rsid w:val="00E85805"/>
    <w:rsid w:val="00EE029F"/>
    <w:rsid w:val="00F05C3E"/>
    <w:rsid w:val="00F12F44"/>
    <w:rsid w:val="00F63F09"/>
    <w:rsid w:val="00F65F3D"/>
    <w:rsid w:val="00F91B2B"/>
    <w:rsid w:val="00FA030A"/>
    <w:rsid w:val="00FA03C2"/>
    <w:rsid w:val="00FA10D6"/>
    <w:rsid w:val="00FB7FB0"/>
    <w:rsid w:val="00FC0BFC"/>
    <w:rsid w:val="00FC19CF"/>
    <w:rsid w:val="00FD7673"/>
    <w:rsid w:val="00FD7CF1"/>
    <w:rsid w:val="00FE5B68"/>
    <w:rsid w:val="00FF4CDD"/>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5719E"/>
  <w15:chartTrackingRefBased/>
  <w15:docId w15:val="{9B0F250C-1D9C-486F-B876-AA1B748A8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2B76"/>
    <w:pPr>
      <w:keepNext/>
      <w:keepLines/>
      <w:spacing w:before="240" w:after="0"/>
      <w:outlineLvl w:val="0"/>
    </w:pPr>
    <w:rPr>
      <w:rFonts w:ascii="Calibri Light" w:eastAsia="Times New Roman" w:hAnsi="Calibri Light" w:cs="Times New Roman"/>
      <w:color w:val="2E74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42B"/>
    <w:pPr>
      <w:ind w:left="720"/>
      <w:contextualSpacing/>
    </w:pPr>
  </w:style>
  <w:style w:type="paragraph" w:styleId="Header">
    <w:name w:val="header"/>
    <w:basedOn w:val="Normal"/>
    <w:link w:val="HeaderChar"/>
    <w:uiPriority w:val="99"/>
    <w:unhideWhenUsed/>
    <w:rsid w:val="003E4E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4EE2"/>
  </w:style>
  <w:style w:type="character" w:customStyle="1" w:styleId="apple-converted-space">
    <w:name w:val="apple-converted-space"/>
    <w:basedOn w:val="DefaultParagraphFont"/>
    <w:rsid w:val="003E4EE2"/>
    <w:rPr>
      <w:rFonts w:cs="Times New Roman"/>
    </w:rPr>
  </w:style>
  <w:style w:type="character" w:customStyle="1" w:styleId="Heading1Char">
    <w:name w:val="Heading 1 Char"/>
    <w:basedOn w:val="DefaultParagraphFont"/>
    <w:link w:val="Heading1"/>
    <w:uiPriority w:val="9"/>
    <w:rsid w:val="00012B76"/>
    <w:rPr>
      <w:rFonts w:ascii="Calibri Light" w:eastAsia="Times New Roman" w:hAnsi="Calibri Light" w:cs="Times New Roman"/>
      <w:color w:val="2E74B5"/>
      <w:sz w:val="32"/>
      <w:szCs w:val="32"/>
    </w:rPr>
  </w:style>
  <w:style w:type="paragraph" w:styleId="BodyText">
    <w:name w:val="Body Text"/>
    <w:basedOn w:val="Normal"/>
    <w:link w:val="BodyTextChar"/>
    <w:uiPriority w:val="1"/>
    <w:qFormat/>
    <w:rsid w:val="00012B76"/>
    <w:pPr>
      <w:widowControl w:val="0"/>
      <w:spacing w:after="0" w:line="240" w:lineRule="auto"/>
      <w:ind w:left="100"/>
    </w:pPr>
    <w:rPr>
      <w:rFonts w:ascii="Cambria" w:eastAsia="Times New Roman" w:hAnsi="Cambria" w:cs="Times New Roman"/>
      <w:sz w:val="24"/>
      <w:szCs w:val="24"/>
    </w:rPr>
  </w:style>
  <w:style w:type="character" w:customStyle="1" w:styleId="BodyTextChar">
    <w:name w:val="Body Text Char"/>
    <w:basedOn w:val="DefaultParagraphFont"/>
    <w:link w:val="BodyText"/>
    <w:uiPriority w:val="1"/>
    <w:rsid w:val="00012B76"/>
    <w:rPr>
      <w:rFonts w:ascii="Cambria" w:eastAsia="Times New Roman" w:hAnsi="Cambria" w:cs="Times New Roman"/>
      <w:sz w:val="24"/>
      <w:szCs w:val="24"/>
    </w:rPr>
  </w:style>
  <w:style w:type="character" w:styleId="PlaceholderText">
    <w:name w:val="Placeholder Text"/>
    <w:basedOn w:val="DefaultParagraphFont"/>
    <w:uiPriority w:val="99"/>
    <w:semiHidden/>
    <w:rsid w:val="0094738C"/>
    <w:rPr>
      <w:color w:val="808080"/>
    </w:rPr>
  </w:style>
  <w:style w:type="paragraph" w:styleId="BalloonText">
    <w:name w:val="Balloon Text"/>
    <w:basedOn w:val="Normal"/>
    <w:link w:val="BalloonTextChar"/>
    <w:uiPriority w:val="99"/>
    <w:semiHidden/>
    <w:unhideWhenUsed/>
    <w:rsid w:val="00B116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16C5"/>
    <w:rPr>
      <w:rFonts w:ascii="Segoe UI" w:hAnsi="Segoe UI" w:cs="Segoe UI"/>
      <w:sz w:val="18"/>
      <w:szCs w:val="18"/>
    </w:rPr>
  </w:style>
  <w:style w:type="character" w:styleId="CommentReference">
    <w:name w:val="annotation reference"/>
    <w:basedOn w:val="DefaultParagraphFont"/>
    <w:uiPriority w:val="99"/>
    <w:semiHidden/>
    <w:unhideWhenUsed/>
    <w:rsid w:val="005B4F2A"/>
    <w:rPr>
      <w:sz w:val="16"/>
      <w:szCs w:val="16"/>
    </w:rPr>
  </w:style>
  <w:style w:type="paragraph" w:styleId="CommentText">
    <w:name w:val="annotation text"/>
    <w:basedOn w:val="Normal"/>
    <w:link w:val="CommentTextChar"/>
    <w:uiPriority w:val="99"/>
    <w:semiHidden/>
    <w:unhideWhenUsed/>
    <w:rsid w:val="005B4F2A"/>
    <w:pPr>
      <w:spacing w:line="240" w:lineRule="auto"/>
    </w:pPr>
    <w:rPr>
      <w:sz w:val="20"/>
      <w:szCs w:val="20"/>
    </w:rPr>
  </w:style>
  <w:style w:type="character" w:customStyle="1" w:styleId="CommentTextChar">
    <w:name w:val="Comment Text Char"/>
    <w:basedOn w:val="DefaultParagraphFont"/>
    <w:link w:val="CommentText"/>
    <w:uiPriority w:val="99"/>
    <w:semiHidden/>
    <w:rsid w:val="005B4F2A"/>
    <w:rPr>
      <w:sz w:val="20"/>
      <w:szCs w:val="20"/>
    </w:rPr>
  </w:style>
  <w:style w:type="paragraph" w:styleId="CommentSubject">
    <w:name w:val="annotation subject"/>
    <w:basedOn w:val="CommentText"/>
    <w:next w:val="CommentText"/>
    <w:link w:val="CommentSubjectChar"/>
    <w:uiPriority w:val="99"/>
    <w:semiHidden/>
    <w:unhideWhenUsed/>
    <w:rsid w:val="007C5576"/>
    <w:rPr>
      <w:b/>
      <w:bCs/>
    </w:rPr>
  </w:style>
  <w:style w:type="character" w:customStyle="1" w:styleId="CommentSubjectChar">
    <w:name w:val="Comment Subject Char"/>
    <w:basedOn w:val="CommentTextChar"/>
    <w:link w:val="CommentSubject"/>
    <w:uiPriority w:val="99"/>
    <w:semiHidden/>
    <w:rsid w:val="007C557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3" Type="http://schemas.openxmlformats.org/officeDocument/2006/relationships/settings" Target="settings.xm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7" Type="http://schemas.microsoft.com/office/2016/09/relationships/commentsIds" Target="commentsId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image" Target="media/image34.emf"/><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C407C-C217-4C25-8129-88D757AB6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4229</Words>
  <Characters>24110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Messerly, Richard</dc:creator>
  <cp:keywords/>
  <dc:description/>
  <cp:lastModifiedBy>Messerly, Richard</cp:lastModifiedBy>
  <cp:revision>2</cp:revision>
  <cp:lastPrinted>2019-03-07T18:56:00Z</cp:lastPrinted>
  <dcterms:created xsi:type="dcterms:W3CDTF">2019-03-13T04:20:00Z</dcterms:created>
  <dcterms:modified xsi:type="dcterms:W3CDTF">2019-03-13T04:20:00Z</dcterms:modified>
</cp:coreProperties>
</file>